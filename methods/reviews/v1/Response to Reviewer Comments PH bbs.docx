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88402" w14:textId="5A3C6D97" w:rsidR="00517AB9" w:rsidRPr="00517AB9" w:rsidRDefault="00FB62BC" w:rsidP="00FB62BC">
      <w:pPr>
        <w:spacing w:after="120" w:line="360" w:lineRule="auto"/>
        <w:jc w:val="center"/>
        <w:rPr>
          <w:b/>
          <w:bCs/>
        </w:rPr>
      </w:pPr>
      <w:r>
        <w:rPr>
          <w:b/>
          <w:bCs/>
        </w:rPr>
        <w:t>Monitoring the Construction of a Deep Energy-from-Waste Bunker in Soft Clay and Peat</w:t>
      </w:r>
    </w:p>
    <w:p w14:paraId="053761D0" w14:textId="770074CA" w:rsidR="00E078E7" w:rsidRPr="000E35F4" w:rsidRDefault="00FB62BC" w:rsidP="00E078E7">
      <w:pPr>
        <w:spacing w:after="120" w:line="360" w:lineRule="auto"/>
        <w:jc w:val="center"/>
      </w:pPr>
      <w:r>
        <w:t>Peter J. Hensman, Zhandos Y. Orazalin and Brian B. Sheil</w:t>
      </w:r>
    </w:p>
    <w:p w14:paraId="38B01884" w14:textId="273ED71C" w:rsidR="00E078E7" w:rsidRPr="000E35F4" w:rsidRDefault="00FB62BC" w:rsidP="00E078E7">
      <w:pPr>
        <w:spacing w:after="120" w:line="360" w:lineRule="auto"/>
        <w:jc w:val="center"/>
      </w:pPr>
      <w:r>
        <w:rPr>
          <w:highlight w:val="yellow"/>
        </w:rPr>
        <w:t>29</w:t>
      </w:r>
      <w:r w:rsidR="00E078E7" w:rsidRPr="00517AB9">
        <w:rPr>
          <w:highlight w:val="yellow"/>
        </w:rPr>
        <w:t xml:space="preserve"> </w:t>
      </w:r>
      <w:r>
        <w:rPr>
          <w:highlight w:val="yellow"/>
        </w:rPr>
        <w:t>November</w:t>
      </w:r>
      <w:r w:rsidR="00E078E7" w:rsidRPr="00517AB9">
        <w:rPr>
          <w:highlight w:val="yellow"/>
        </w:rPr>
        <w:t xml:space="preserve"> 202</w:t>
      </w:r>
      <w:r w:rsidRPr="00CA7FAC">
        <w:rPr>
          <w:highlight w:val="yellow"/>
        </w:rPr>
        <w:t>2</w:t>
      </w:r>
    </w:p>
    <w:p w14:paraId="56A96362" w14:textId="77777777" w:rsidR="00E078E7" w:rsidRDefault="00E078E7" w:rsidP="00E078E7">
      <w:pPr>
        <w:spacing w:before="60" w:after="60" w:line="360" w:lineRule="auto"/>
        <w:jc w:val="both"/>
      </w:pPr>
    </w:p>
    <w:p w14:paraId="021BAE86" w14:textId="77777777" w:rsidR="00E078E7" w:rsidRDefault="00E078E7" w:rsidP="00E078E7">
      <w:pPr>
        <w:pStyle w:val="NormalWeb"/>
        <w:spacing w:before="0" w:beforeAutospacing="0" w:after="120" w:afterAutospacing="0" w:line="360" w:lineRule="auto"/>
        <w:jc w:val="center"/>
        <w:rPr>
          <w:rStyle w:val="Strong"/>
          <w:rFonts w:ascii="Arial" w:hAnsi="Arial" w:cs="Arial"/>
        </w:rPr>
      </w:pPr>
      <w:r>
        <w:rPr>
          <w:rStyle w:val="Strong"/>
          <w:rFonts w:ascii="Arial" w:hAnsi="Arial" w:cs="Arial"/>
        </w:rPr>
        <w:t>EDITOR</w:t>
      </w:r>
    </w:p>
    <w:p w14:paraId="15A50293" w14:textId="573C1EAF" w:rsidR="00CA7FAC" w:rsidRDefault="00CA7FAC" w:rsidP="00CA7FAC">
      <w:pPr>
        <w:spacing w:after="120" w:line="360" w:lineRule="auto"/>
        <w:jc w:val="both"/>
        <w:rPr>
          <w:rStyle w:val="Strong"/>
          <w:rFonts w:eastAsiaTheme="minorHAnsi"/>
          <w:b w:val="0"/>
          <w:bCs w:val="0"/>
          <w:lang w:val="en-GB"/>
        </w:rPr>
      </w:pPr>
      <w:r w:rsidRPr="00CA7FAC">
        <w:rPr>
          <w:rStyle w:val="Strong"/>
          <w:rFonts w:eastAsiaTheme="minorHAnsi"/>
          <w:b w:val="0"/>
          <w:bCs w:val="0"/>
          <w:lang w:val="en-GB"/>
        </w:rPr>
        <w:t>Thank you for submitting your paper to Géotechnique. Following external peer review, your paper has been carefully considered by the Editorial Panel and requires major revision before it can be considered for publication.</w:t>
      </w:r>
      <w:r>
        <w:rPr>
          <w:rStyle w:val="Strong"/>
          <w:rFonts w:eastAsiaTheme="minorHAnsi"/>
          <w:b w:val="0"/>
          <w:bCs w:val="0"/>
          <w:lang w:val="en-GB"/>
        </w:rPr>
        <w:t xml:space="preserve"> </w:t>
      </w:r>
      <w:r w:rsidRPr="00CA7FAC">
        <w:rPr>
          <w:rStyle w:val="Strong"/>
          <w:rFonts w:eastAsiaTheme="minorHAnsi"/>
          <w:b w:val="0"/>
          <w:bCs w:val="0"/>
          <w:lang w:val="en-GB"/>
        </w:rPr>
        <w:t>I enclose the comments received from external peer review at the bottom of this message. Please revise your article, taking these into account, and resubmit a revised version, along with a letter detailing, point by point, the changes you have made (or not made and why). Please try to include the highlighted changes (highlight in yellow) in the revised document to further outline and show the changes made.</w:t>
      </w:r>
      <w:r>
        <w:rPr>
          <w:rStyle w:val="Strong"/>
          <w:rFonts w:eastAsiaTheme="minorHAnsi"/>
          <w:b w:val="0"/>
          <w:bCs w:val="0"/>
          <w:lang w:val="en-GB"/>
        </w:rPr>
        <w:t xml:space="preserve"> </w:t>
      </w:r>
      <w:r w:rsidRPr="00CA7FAC">
        <w:rPr>
          <w:rStyle w:val="Strong"/>
          <w:rFonts w:eastAsiaTheme="minorHAnsi"/>
          <w:b w:val="0"/>
          <w:bCs w:val="0"/>
          <w:lang w:val="en-GB"/>
        </w:rPr>
        <w:t>I would be grateful if you would resubmit your article by 20-12-2022</w:t>
      </w:r>
      <w:r>
        <w:rPr>
          <w:rStyle w:val="Strong"/>
          <w:rFonts w:eastAsiaTheme="minorHAnsi"/>
          <w:b w:val="0"/>
          <w:bCs w:val="0"/>
          <w:lang w:val="en-GB"/>
        </w:rPr>
        <w:t>. I</w:t>
      </w:r>
      <w:r w:rsidRPr="00CA7FAC">
        <w:rPr>
          <w:rStyle w:val="Strong"/>
          <w:rFonts w:eastAsiaTheme="minorHAnsi"/>
          <w:b w:val="0"/>
          <w:bCs w:val="0"/>
          <w:lang w:val="en-GB"/>
        </w:rPr>
        <w:t>f you do not wish to make the necessary revisions or cannot realistically make this date, please do not hesitate to contact me.</w:t>
      </w:r>
    </w:p>
    <w:p w14:paraId="5CCA35CB" w14:textId="45C8CF6E" w:rsidR="007F3614" w:rsidRPr="000D4E78" w:rsidRDefault="007F3614" w:rsidP="00F01AD3">
      <w:pPr>
        <w:spacing w:after="120" w:line="360" w:lineRule="auto"/>
        <w:jc w:val="both"/>
        <w:rPr>
          <w:color w:val="0000FF"/>
        </w:rPr>
      </w:pPr>
      <w:r>
        <w:rPr>
          <w:color w:val="0000FF"/>
        </w:rPr>
        <w:t xml:space="preserve">The authors </w:t>
      </w:r>
      <w:r w:rsidRPr="00254E6A">
        <w:rPr>
          <w:color w:val="0000FF"/>
        </w:rPr>
        <w:t xml:space="preserve">appreciate the time and care taken by the </w:t>
      </w:r>
      <w:r>
        <w:rPr>
          <w:color w:val="0000FF"/>
        </w:rPr>
        <w:t>editor and r</w:t>
      </w:r>
      <w:r w:rsidRPr="00254E6A">
        <w:rPr>
          <w:color w:val="0000FF"/>
        </w:rPr>
        <w:t>eviewers and thank them for their</w:t>
      </w:r>
      <w:r>
        <w:rPr>
          <w:color w:val="0000FF"/>
        </w:rPr>
        <w:t xml:space="preserve"> well-informed and</w:t>
      </w:r>
      <w:r w:rsidRPr="00254E6A">
        <w:rPr>
          <w:color w:val="0000FF"/>
        </w:rPr>
        <w:t xml:space="preserve"> constructive comments on the paper</w:t>
      </w:r>
      <w:r>
        <w:rPr>
          <w:color w:val="0000FF"/>
        </w:rPr>
        <w:t xml:space="preserve">. </w:t>
      </w:r>
      <w:r w:rsidR="006B438B" w:rsidRPr="006B438B">
        <w:rPr>
          <w:color w:val="0000FF"/>
          <w:lang w:val="en-GB"/>
        </w:rPr>
        <w:t xml:space="preserve">We have considered all comments received from the reviewers. However, we are also mindful of the word limit for this journal. We have therefore endeavoured to address all </w:t>
      </w:r>
      <w:del w:id="0" w:author="Brian Sheil" w:date="2022-12-20T05:06:00Z">
        <w:r w:rsidR="006B438B" w:rsidRPr="006B438B" w:rsidDel="00CB741E">
          <w:rPr>
            <w:color w:val="0000FF"/>
            <w:lang w:val="en-GB"/>
          </w:rPr>
          <w:delText>of</w:delText>
        </w:r>
      </w:del>
      <w:del w:id="1" w:author="Brian Sheil" w:date="2022-12-20T05:05:00Z">
        <w:r w:rsidR="006B438B" w:rsidRPr="006B438B" w:rsidDel="00CB741E">
          <w:rPr>
            <w:color w:val="0000FF"/>
            <w:lang w:val="en-GB"/>
          </w:rPr>
          <w:delText xml:space="preserve"> the </w:delText>
        </w:r>
      </w:del>
      <w:r w:rsidR="006B438B" w:rsidRPr="006B438B">
        <w:rPr>
          <w:color w:val="0000FF"/>
          <w:lang w:val="en-GB"/>
        </w:rPr>
        <w:t xml:space="preserve">concerns raised by the reviewers, while also minimising the impact on the word count. </w:t>
      </w:r>
      <w:r w:rsidR="000B5549">
        <w:rPr>
          <w:color w:val="0000FF"/>
        </w:rPr>
        <w:t>As requested</w:t>
      </w:r>
      <w:r>
        <w:rPr>
          <w:color w:val="0000FF"/>
        </w:rPr>
        <w:t xml:space="preserve">, changes to the manuscript have been highlighted in </w:t>
      </w:r>
      <w:r w:rsidR="000B5549">
        <w:rPr>
          <w:color w:val="0000FF"/>
        </w:rPr>
        <w:t>yellow</w:t>
      </w:r>
      <w:r>
        <w:rPr>
          <w:color w:val="0000FF"/>
        </w:rPr>
        <w:t xml:space="preserve"> in the revised paper. </w:t>
      </w:r>
      <w:r w:rsidRPr="00254E6A">
        <w:rPr>
          <w:color w:val="0000FF"/>
        </w:rPr>
        <w:t xml:space="preserve">Point−by−point responses to the </w:t>
      </w:r>
      <w:r>
        <w:rPr>
          <w:color w:val="0000FF"/>
        </w:rPr>
        <w:t>r</w:t>
      </w:r>
      <w:r w:rsidRPr="00254E6A">
        <w:rPr>
          <w:color w:val="0000FF"/>
        </w:rPr>
        <w:t>eviewers’ comments are given below.</w:t>
      </w:r>
    </w:p>
    <w:p w14:paraId="22793544" w14:textId="08F67327" w:rsidR="00E078E7" w:rsidRPr="007F3614" w:rsidRDefault="00E078E7">
      <w:pPr>
        <w:shd w:val="clear" w:color="auto" w:fill="FFFFFF"/>
        <w:spacing w:before="220" w:after="220"/>
        <w:rPr>
          <w:rFonts w:eastAsia="Roboto"/>
          <w:b/>
          <w:color w:val="201F1E"/>
        </w:rPr>
      </w:pPr>
    </w:p>
    <w:p w14:paraId="71AC54AA" w14:textId="33D5DF9A" w:rsidR="00517AB9" w:rsidRDefault="00517AB9">
      <w:pPr>
        <w:rPr>
          <w:rFonts w:eastAsia="Roboto"/>
          <w:b/>
          <w:color w:val="201F1E"/>
        </w:rPr>
      </w:pPr>
      <w:r>
        <w:rPr>
          <w:rFonts w:eastAsia="Roboto"/>
          <w:b/>
          <w:color w:val="201F1E"/>
        </w:rPr>
        <w:br w:type="page"/>
      </w:r>
    </w:p>
    <w:p w14:paraId="433AA01E" w14:textId="4D6918A8" w:rsidR="00517AB9" w:rsidRPr="007F3614" w:rsidRDefault="00517AB9" w:rsidP="00517AB9">
      <w:pPr>
        <w:shd w:val="clear" w:color="auto" w:fill="FFFFFF"/>
        <w:spacing w:after="120" w:line="360" w:lineRule="auto"/>
        <w:jc w:val="center"/>
      </w:pPr>
      <w:r>
        <w:rPr>
          <w:rFonts w:eastAsia="Roboto"/>
          <w:b/>
          <w:color w:val="201F1E"/>
        </w:rPr>
        <w:lastRenderedPageBreak/>
        <w:t>REVIEWER</w:t>
      </w:r>
      <w:r w:rsidRPr="007F3614">
        <w:rPr>
          <w:rFonts w:eastAsia="Roboto"/>
          <w:b/>
          <w:color w:val="201F1E"/>
        </w:rPr>
        <w:t xml:space="preserve"> 1</w:t>
      </w:r>
    </w:p>
    <w:p w14:paraId="73902703" w14:textId="666B310C" w:rsidR="00CA7FAC" w:rsidDel="00CB741E" w:rsidRDefault="00CA7FAC" w:rsidP="00CA7FAC">
      <w:pPr>
        <w:spacing w:after="120" w:line="360" w:lineRule="auto"/>
        <w:jc w:val="both"/>
        <w:rPr>
          <w:del w:id="2" w:author="Brian Sheil" w:date="2022-12-20T05:06:00Z"/>
        </w:rPr>
      </w:pPr>
      <w:r>
        <w:t>The paper presents a detailed case study from comprehensive field monitoring of a deep excavation in soft ground with clays and peats, and temporary support using a combi wall of steel sheet piles and tube piles. The instrumentation regime is thorough and provides detailed measurements throughout the full construction process of retaining wall deflections and prop forces, and forces and bending moments in the permanent RC structure constructed within the excavation.</w:t>
      </w:r>
      <w:ins w:id="3" w:author="Brian Sheil" w:date="2022-12-20T05:06:00Z">
        <w:r w:rsidR="00CB741E">
          <w:t xml:space="preserve"> </w:t>
        </w:r>
      </w:ins>
    </w:p>
    <w:p w14:paraId="2F48BD88" w14:textId="58B4B6AE" w:rsidR="00CA7FAC" w:rsidDel="00CB741E" w:rsidRDefault="00CA7FAC" w:rsidP="00CA7FAC">
      <w:pPr>
        <w:spacing w:after="120" w:line="360" w:lineRule="auto"/>
        <w:jc w:val="both"/>
        <w:rPr>
          <w:del w:id="4" w:author="Brian Sheil" w:date="2022-12-20T05:06:00Z"/>
        </w:rPr>
      </w:pPr>
      <w:del w:id="5" w:author="Brian Sheil" w:date="2022-12-20T05:06:00Z">
        <w:r w:rsidDel="00CB741E">
          <w:delText xml:space="preserve"> </w:delText>
        </w:r>
      </w:del>
      <w:r>
        <w:t>The case study presented in the paper addresses a gap in the existing published database for the performance of excavations in soft ground for the combi-wall type of retaining wall. The level of detail provided by the monitoring and connections between the observed performance and the different construction processes provides a high-quality case study that the reviewer considers to be a valuable contribution to the literature.</w:t>
      </w:r>
      <w:ins w:id="6" w:author="Brian Sheil" w:date="2022-12-20T05:06:00Z">
        <w:r w:rsidR="00CB741E">
          <w:t xml:space="preserve"> </w:t>
        </w:r>
      </w:ins>
    </w:p>
    <w:p w14:paraId="37518772" w14:textId="660A3736" w:rsidR="00CA7FAC" w:rsidRDefault="00CA7FAC" w:rsidP="00CA7FAC">
      <w:pPr>
        <w:spacing w:after="120" w:line="360" w:lineRule="auto"/>
        <w:jc w:val="both"/>
        <w:rPr>
          <w:ins w:id="7" w:author="Brian Sheil" w:date="2022-12-20T05:06:00Z"/>
        </w:rPr>
      </w:pPr>
      <w:del w:id="8" w:author="Brian Sheil" w:date="2022-12-20T05:06:00Z">
        <w:r w:rsidDel="00CB741E">
          <w:delText xml:space="preserve"> </w:delText>
        </w:r>
      </w:del>
      <w:r>
        <w:t>The paper is considered technically sound, and the high-quality monitoring data is clearly presented and interpreted with reference to other relevant data published in the literature, and the different construction activities and environmental influences.</w:t>
      </w:r>
    </w:p>
    <w:p w14:paraId="4B54BB5D" w14:textId="77777777" w:rsidR="00CB741E" w:rsidRPr="00CA7FAC" w:rsidRDefault="00CB741E" w:rsidP="00CB741E">
      <w:pPr>
        <w:spacing w:after="120" w:line="360" w:lineRule="auto"/>
        <w:jc w:val="both"/>
        <w:rPr>
          <w:ins w:id="9" w:author="Brian Sheil" w:date="2022-12-20T05:07:00Z"/>
        </w:rPr>
      </w:pPr>
      <w:ins w:id="10" w:author="Brian Sheil" w:date="2022-12-20T05:07:00Z">
        <w:r w:rsidRPr="00FF7760">
          <w:rPr>
            <w:b/>
            <w:bCs/>
            <w:color w:val="0000FF"/>
          </w:rPr>
          <w:t>Response</w:t>
        </w:r>
        <w:r>
          <w:rPr>
            <w:b/>
            <w:bCs/>
            <w:color w:val="0000FF"/>
          </w:rPr>
          <w:t>:</w:t>
        </w:r>
      </w:ins>
    </w:p>
    <w:p w14:paraId="30F50C14" w14:textId="6D05CEE7" w:rsidR="00CB741E" w:rsidRDefault="00CB741E" w:rsidP="00CB741E">
      <w:pPr>
        <w:spacing w:after="120" w:line="360" w:lineRule="auto"/>
        <w:jc w:val="both"/>
        <w:rPr>
          <w:ins w:id="11" w:author="Brian Sheil" w:date="2022-12-20T05:07:00Z"/>
          <w:color w:val="3333FF"/>
        </w:rPr>
      </w:pPr>
      <w:ins w:id="12" w:author="Brian Sheil" w:date="2022-12-20T05:07:00Z">
        <w:r w:rsidRPr="00BD2E5E">
          <w:rPr>
            <w:color w:val="3333FF"/>
          </w:rPr>
          <w:t>The authors</w:t>
        </w:r>
        <w:r>
          <w:rPr>
            <w:color w:val="3333FF"/>
          </w:rPr>
          <w:t xml:space="preserve"> thank the reviewer for the positive feedback on our paper.</w:t>
        </w:r>
      </w:ins>
    </w:p>
    <w:p w14:paraId="3388D17B" w14:textId="77777777" w:rsidR="00CB741E" w:rsidRDefault="00CB741E" w:rsidP="00CB741E">
      <w:pPr>
        <w:spacing w:after="120" w:line="360" w:lineRule="auto"/>
        <w:jc w:val="both"/>
      </w:pPr>
    </w:p>
    <w:p w14:paraId="3CC87C2F" w14:textId="76D2495A" w:rsidR="00CA7FAC" w:rsidRDefault="00CA7FAC" w:rsidP="00CA7FAC">
      <w:pPr>
        <w:spacing w:after="120" w:line="360" w:lineRule="auto"/>
        <w:jc w:val="both"/>
      </w:pPr>
      <w:r>
        <w:t xml:space="preserve"> The reviewer suggests the author considers including some additional information in the paper:</w:t>
      </w:r>
    </w:p>
    <w:p w14:paraId="281FBCB2" w14:textId="5240FFEC" w:rsidR="00CA7FAC" w:rsidRDefault="00CA7FAC" w:rsidP="00CA7FAC">
      <w:pPr>
        <w:spacing w:after="120" w:line="360" w:lineRule="auto"/>
        <w:jc w:val="both"/>
      </w:pPr>
      <w:r>
        <w:t xml:space="preserve"> - the paper notes that further ground investigations were undertaken, than the CPT results presented. The description of the ground conditions and </w:t>
      </w:r>
      <w:r w:rsidR="00DD68C0">
        <w:t>characterization</w:t>
      </w:r>
      <w:r>
        <w:t xml:space="preserve"> in the paper is relatively limited. Further details of the ground conditions interpreted from the investigations would add value to the paper, for others to better use and interpret the excavation and structural monitoring data presented. For example, data on the soil stiffness from the SCPT and/or laboratory element tests, results from the geophysical / cross-hole seismic testing, laboratory measurements of soil strength compared to the interpreted CPT strength parameters.</w:t>
      </w:r>
    </w:p>
    <w:p w14:paraId="5C6A4495" w14:textId="77777777" w:rsidR="00316858" w:rsidRPr="00CA7FAC" w:rsidRDefault="00316858" w:rsidP="00316858">
      <w:pPr>
        <w:spacing w:after="120" w:line="360" w:lineRule="auto"/>
        <w:jc w:val="both"/>
      </w:pPr>
      <w:r w:rsidRPr="00FF7760">
        <w:rPr>
          <w:b/>
          <w:bCs/>
          <w:color w:val="0000FF"/>
        </w:rPr>
        <w:t>Response</w:t>
      </w:r>
      <w:r>
        <w:rPr>
          <w:b/>
          <w:bCs/>
          <w:color w:val="0000FF"/>
        </w:rPr>
        <w:t>:</w:t>
      </w:r>
    </w:p>
    <w:p w14:paraId="6A2F80DE" w14:textId="03F801EF" w:rsidR="00AE245C" w:rsidRDefault="00F44D22" w:rsidP="00316858">
      <w:pPr>
        <w:spacing w:after="120" w:line="360" w:lineRule="auto"/>
        <w:jc w:val="both"/>
        <w:rPr>
          <w:color w:val="3333FF"/>
        </w:rPr>
      </w:pPr>
      <w:r w:rsidRPr="00BD2E5E">
        <w:rPr>
          <w:color w:val="3333FF"/>
        </w:rPr>
        <w:t xml:space="preserve">The authors acknowledge that the </w:t>
      </w:r>
      <w:r w:rsidR="00004DD8" w:rsidRPr="00BD2E5E">
        <w:rPr>
          <w:color w:val="3333FF"/>
        </w:rPr>
        <w:t xml:space="preserve">description of the site ground conditions provided in </w:t>
      </w:r>
      <w:del w:id="13" w:author="Brian Sheil" w:date="2022-12-20T05:07:00Z">
        <w:r w:rsidR="00004DD8" w:rsidRPr="00BD2E5E" w:rsidDel="00CB741E">
          <w:rPr>
            <w:color w:val="3333FF"/>
          </w:rPr>
          <w:delText xml:space="preserve">the </w:delText>
        </w:r>
      </w:del>
      <w:ins w:id="14" w:author="Brian Sheil" w:date="2022-12-20T05:07:00Z">
        <w:r w:rsidR="00CB741E">
          <w:rPr>
            <w:color w:val="3333FF"/>
          </w:rPr>
          <w:t>our</w:t>
        </w:r>
        <w:r w:rsidR="00CB741E" w:rsidRPr="00BD2E5E">
          <w:rPr>
            <w:color w:val="3333FF"/>
          </w:rPr>
          <w:t xml:space="preserve"> </w:t>
        </w:r>
      </w:ins>
      <w:del w:id="15" w:author="Brian Sheil" w:date="2022-12-20T05:07:00Z">
        <w:r w:rsidR="00004DD8" w:rsidRPr="00BD2E5E" w:rsidDel="00CB741E">
          <w:rPr>
            <w:color w:val="3333FF"/>
          </w:rPr>
          <w:delText xml:space="preserve">initial paper </w:delText>
        </w:r>
      </w:del>
      <w:ins w:id="16" w:author="Brian Sheil" w:date="2022-12-20T05:07:00Z">
        <w:r w:rsidR="00CB741E">
          <w:rPr>
            <w:color w:val="3333FF"/>
          </w:rPr>
          <w:t>previous s</w:t>
        </w:r>
      </w:ins>
      <w:ins w:id="17" w:author="Brian Sheil" w:date="2022-12-20T05:08:00Z">
        <w:r w:rsidR="00CB741E">
          <w:rPr>
            <w:color w:val="3333FF"/>
          </w:rPr>
          <w:t xml:space="preserve">ubmission </w:t>
        </w:r>
      </w:ins>
      <w:r w:rsidR="00004DD8" w:rsidRPr="00BD2E5E">
        <w:rPr>
          <w:color w:val="3333FF"/>
        </w:rPr>
        <w:t>lacked detail</w:t>
      </w:r>
      <w:r w:rsidR="00A03553" w:rsidRPr="00BD2E5E">
        <w:rPr>
          <w:color w:val="3333FF"/>
        </w:rPr>
        <w:t xml:space="preserve">. </w:t>
      </w:r>
      <w:ins w:id="18" w:author="Brian Sheil" w:date="2022-12-20T05:08:00Z">
        <w:r w:rsidR="00CB741E">
          <w:rPr>
            <w:color w:val="3333FF"/>
          </w:rPr>
          <w:t xml:space="preserve">For brevity, </w:t>
        </w:r>
      </w:ins>
      <w:del w:id="19" w:author="Brian Sheil" w:date="2022-12-20T05:08:00Z">
        <w:r w:rsidR="00A03553" w:rsidRPr="00BD2E5E" w:rsidDel="00CB741E">
          <w:rPr>
            <w:color w:val="3333FF"/>
          </w:rPr>
          <w:delText>O</w:delText>
        </w:r>
        <w:r w:rsidR="00004DD8" w:rsidRPr="00BD2E5E" w:rsidDel="00CB741E">
          <w:rPr>
            <w:color w:val="3333FF"/>
          </w:rPr>
          <w:delText xml:space="preserve">nly </w:delText>
        </w:r>
      </w:del>
      <w:ins w:id="20" w:author="Brian Sheil" w:date="2022-12-20T05:08:00Z">
        <w:r w:rsidR="00CB741E">
          <w:rPr>
            <w:color w:val="3333FF"/>
          </w:rPr>
          <w:t>o</w:t>
        </w:r>
        <w:r w:rsidR="00CB741E" w:rsidRPr="00BD2E5E">
          <w:rPr>
            <w:color w:val="3333FF"/>
          </w:rPr>
          <w:t xml:space="preserve">nly </w:t>
        </w:r>
      </w:ins>
      <w:r w:rsidR="00004DD8" w:rsidRPr="00BD2E5E">
        <w:rPr>
          <w:color w:val="3333FF"/>
        </w:rPr>
        <w:t xml:space="preserve">a small proportion of </w:t>
      </w:r>
      <w:r w:rsidR="00F37002" w:rsidRPr="00BD2E5E">
        <w:rPr>
          <w:color w:val="3333FF"/>
        </w:rPr>
        <w:t>the</w:t>
      </w:r>
      <w:r w:rsidR="004F1DB8" w:rsidRPr="00BD2E5E">
        <w:rPr>
          <w:color w:val="3333FF"/>
        </w:rPr>
        <w:t xml:space="preserve"> results from the site investigation</w:t>
      </w:r>
      <w:r w:rsidR="00A03553" w:rsidRPr="00BD2E5E">
        <w:rPr>
          <w:color w:val="3333FF"/>
        </w:rPr>
        <w:t xml:space="preserve"> were</w:t>
      </w:r>
      <w:r w:rsidR="004F1DB8" w:rsidRPr="00BD2E5E">
        <w:rPr>
          <w:color w:val="3333FF"/>
        </w:rPr>
        <w:t xml:space="preserve"> presented. </w:t>
      </w:r>
      <w:r w:rsidR="00A03553" w:rsidRPr="00BD2E5E">
        <w:rPr>
          <w:color w:val="3333FF"/>
        </w:rPr>
        <w:t xml:space="preserve">The authors have now included </w:t>
      </w:r>
      <w:r w:rsidR="00AC1237">
        <w:rPr>
          <w:color w:val="3333FF"/>
        </w:rPr>
        <w:t xml:space="preserve">significantly more </w:t>
      </w:r>
      <w:r w:rsidR="00246501">
        <w:rPr>
          <w:color w:val="3333FF"/>
        </w:rPr>
        <w:t xml:space="preserve">information </w:t>
      </w:r>
      <w:r w:rsidR="007F2ED4">
        <w:rPr>
          <w:color w:val="3333FF"/>
        </w:rPr>
        <w:t xml:space="preserve">from the site investigation </w:t>
      </w:r>
      <w:del w:id="21" w:author="Brian Sheil" w:date="2022-12-20T05:09:00Z">
        <w:r w:rsidR="007F2ED4" w:rsidDel="00CB741E">
          <w:rPr>
            <w:color w:val="3333FF"/>
          </w:rPr>
          <w:delText xml:space="preserve">works </w:delText>
        </w:r>
      </w:del>
      <w:r w:rsidR="007F2ED4">
        <w:rPr>
          <w:color w:val="3333FF"/>
        </w:rPr>
        <w:t>including</w:t>
      </w:r>
      <w:r w:rsidR="00AE245C">
        <w:rPr>
          <w:color w:val="3333FF"/>
        </w:rPr>
        <w:t>:</w:t>
      </w:r>
    </w:p>
    <w:p w14:paraId="01D2D25E" w14:textId="51ADF4C8" w:rsidR="00AE245C" w:rsidRDefault="00072D28" w:rsidP="00AE245C">
      <w:pPr>
        <w:pStyle w:val="ListParagraph"/>
        <w:numPr>
          <w:ilvl w:val="0"/>
          <w:numId w:val="1"/>
        </w:numPr>
        <w:spacing w:after="120" w:line="360" w:lineRule="auto"/>
        <w:jc w:val="both"/>
        <w:rPr>
          <w:color w:val="3333FF"/>
        </w:rPr>
      </w:pPr>
      <w:r>
        <w:rPr>
          <w:color w:val="3333FF"/>
        </w:rPr>
        <w:lastRenderedPageBreak/>
        <w:t>Undrained shear strength</w:t>
      </w:r>
      <w:r w:rsidR="0034633A">
        <w:rPr>
          <w:color w:val="3333FF"/>
        </w:rPr>
        <w:t xml:space="preserve">, </w:t>
      </w:r>
      <w:r w:rsidR="0034633A" w:rsidRPr="0034633A">
        <w:rPr>
          <w:i/>
          <w:iCs/>
          <w:color w:val="3333FF"/>
        </w:rPr>
        <w:t>s</w:t>
      </w:r>
      <w:r w:rsidR="0034633A" w:rsidRPr="0034633A">
        <w:rPr>
          <w:i/>
          <w:iCs/>
          <w:color w:val="3333FF"/>
          <w:vertAlign w:val="subscript"/>
        </w:rPr>
        <w:t>u</w:t>
      </w:r>
      <w:r>
        <w:rPr>
          <w:color w:val="3333FF"/>
        </w:rPr>
        <w:t xml:space="preserve"> data determined from</w:t>
      </w:r>
      <w:r w:rsidR="008F0257">
        <w:rPr>
          <w:color w:val="3333FF"/>
        </w:rPr>
        <w:t xml:space="preserve"> of a series of </w:t>
      </w:r>
      <w:ins w:id="22" w:author="Brian Sheil" w:date="2022-12-20T05:09:00Z">
        <w:r w:rsidR="00CB741E">
          <w:rPr>
            <w:color w:val="3333FF"/>
          </w:rPr>
          <w:t>undrained-unconsolidated</w:t>
        </w:r>
      </w:ins>
      <w:del w:id="23" w:author="Brian Sheil" w:date="2022-12-20T05:09:00Z">
        <w:r w:rsidR="008F0257" w:rsidDel="00CB741E">
          <w:rPr>
            <w:color w:val="3333FF"/>
          </w:rPr>
          <w:delText>UU</w:delText>
        </w:r>
      </w:del>
      <w:r w:rsidR="008F0257">
        <w:rPr>
          <w:color w:val="3333FF"/>
        </w:rPr>
        <w:t xml:space="preserve"> laboratory triaxial tests performed on </w:t>
      </w:r>
      <w:r w:rsidR="007B54DA">
        <w:rPr>
          <w:color w:val="3333FF"/>
        </w:rPr>
        <w:t xml:space="preserve">samples taken from </w:t>
      </w:r>
      <w:r w:rsidR="001E2CDD">
        <w:rPr>
          <w:color w:val="3333FF"/>
        </w:rPr>
        <w:t xml:space="preserve">the </w:t>
      </w:r>
      <w:r w:rsidR="007B54DA">
        <w:rPr>
          <w:color w:val="3333FF"/>
        </w:rPr>
        <w:t>cohesive ground layers</w:t>
      </w:r>
      <w:r w:rsidR="00753AC6">
        <w:rPr>
          <w:color w:val="3333FF"/>
        </w:rPr>
        <w:t xml:space="preserve"> (see revised Fig. 3).</w:t>
      </w:r>
      <w:r w:rsidR="00AD40F3">
        <w:rPr>
          <w:color w:val="3333FF"/>
        </w:rPr>
        <w:t xml:space="preserve"> The </w:t>
      </w:r>
      <w:r w:rsidR="0034633A" w:rsidRPr="001441D6">
        <w:rPr>
          <w:i/>
          <w:iCs/>
          <w:color w:val="3333FF"/>
        </w:rPr>
        <w:t>s</w:t>
      </w:r>
      <w:r w:rsidR="0034633A" w:rsidRPr="001441D6">
        <w:rPr>
          <w:i/>
          <w:iCs/>
          <w:color w:val="3333FF"/>
          <w:vertAlign w:val="subscript"/>
        </w:rPr>
        <w:t>u</w:t>
      </w:r>
      <w:r w:rsidR="0034633A">
        <w:rPr>
          <w:color w:val="3333FF"/>
        </w:rPr>
        <w:t xml:space="preserve"> </w:t>
      </w:r>
      <w:r w:rsidR="00261C71">
        <w:rPr>
          <w:color w:val="3333FF"/>
        </w:rPr>
        <w:t xml:space="preserve">laboratory </w:t>
      </w:r>
      <w:r w:rsidR="005B5E82">
        <w:rPr>
          <w:color w:val="3333FF"/>
        </w:rPr>
        <w:t xml:space="preserve">test data has been used to </w:t>
      </w:r>
      <w:r w:rsidR="003C1195">
        <w:rPr>
          <w:color w:val="3333FF"/>
        </w:rPr>
        <w:t>c</w:t>
      </w:r>
      <w:r w:rsidR="004B4C7F">
        <w:rPr>
          <w:color w:val="3333FF"/>
        </w:rPr>
        <w:t>alibrate a</w:t>
      </w:r>
      <w:r w:rsidR="00A40E7E">
        <w:rPr>
          <w:color w:val="3333FF"/>
        </w:rPr>
        <w:t xml:space="preserve"> </w:t>
      </w:r>
      <w:r w:rsidR="00343E38">
        <w:rPr>
          <w:color w:val="3333FF"/>
        </w:rPr>
        <w:t>site-specific</w:t>
      </w:r>
      <w:r w:rsidR="00A40E7E">
        <w:rPr>
          <w:color w:val="3333FF"/>
        </w:rPr>
        <w:t xml:space="preserve"> </w:t>
      </w:r>
      <w:r w:rsidR="001441D6">
        <w:rPr>
          <w:color w:val="3333FF"/>
        </w:rPr>
        <w:t xml:space="preserve">value of the cone factor </w:t>
      </w:r>
      <w:r w:rsidR="001441D6" w:rsidRPr="001441D6">
        <w:rPr>
          <w:i/>
          <w:iCs/>
          <w:color w:val="3333FF"/>
        </w:rPr>
        <w:t>N</w:t>
      </w:r>
      <w:r w:rsidR="001441D6" w:rsidRPr="001441D6">
        <w:rPr>
          <w:i/>
          <w:iCs/>
          <w:color w:val="3333FF"/>
          <w:vertAlign w:val="subscript"/>
        </w:rPr>
        <w:t>kt</w:t>
      </w:r>
      <w:del w:id="24" w:author="Brian Sheil" w:date="2022-12-20T05:09:00Z">
        <w:r w:rsidR="00432A18" w:rsidDel="00CB741E">
          <w:rPr>
            <w:color w:val="3333FF"/>
          </w:rPr>
          <w:delText>, as the</w:delText>
        </w:r>
        <w:r w:rsidR="00BF7D0A" w:rsidDel="00CB741E">
          <w:rPr>
            <w:color w:val="3333FF"/>
          </w:rPr>
          <w:delText xml:space="preserve"> use of the</w:delText>
        </w:r>
        <w:r w:rsidR="00432A18" w:rsidDel="00CB741E">
          <w:rPr>
            <w:color w:val="3333FF"/>
          </w:rPr>
          <w:delText xml:space="preserve"> </w:delText>
        </w:r>
        <w:r w:rsidR="00883203" w:rsidDel="00CB741E">
          <w:rPr>
            <w:color w:val="3333FF"/>
          </w:rPr>
          <w:delText xml:space="preserve">previously adopted </w:delText>
        </w:r>
        <w:r w:rsidR="00883203" w:rsidRPr="004A6FE6" w:rsidDel="00CB741E">
          <w:rPr>
            <w:i/>
            <w:iCs/>
            <w:color w:val="3333FF"/>
          </w:rPr>
          <w:delText>N</w:delText>
        </w:r>
        <w:r w:rsidR="00883203" w:rsidRPr="004A6FE6" w:rsidDel="00CB741E">
          <w:rPr>
            <w:i/>
            <w:iCs/>
            <w:color w:val="3333FF"/>
            <w:vertAlign w:val="subscript"/>
          </w:rPr>
          <w:delText>kt</w:delText>
        </w:r>
        <w:r w:rsidR="00883203" w:rsidDel="00CB741E">
          <w:rPr>
            <w:color w:val="3333FF"/>
          </w:rPr>
          <w:delText xml:space="preserve"> = 12 </w:delText>
        </w:r>
        <w:r w:rsidR="00BF7D0A" w:rsidDel="00CB741E">
          <w:rPr>
            <w:color w:val="3333FF"/>
          </w:rPr>
          <w:delText xml:space="preserve">led to a significant overestimation of </w:delText>
        </w:r>
        <w:r w:rsidR="00CD5FB9" w:rsidDel="00CB741E">
          <w:rPr>
            <w:color w:val="3333FF"/>
          </w:rPr>
          <w:delText xml:space="preserve">the inferred </w:delText>
        </w:r>
        <w:r w:rsidR="004A6FE6" w:rsidRPr="004A6FE6" w:rsidDel="00CB741E">
          <w:rPr>
            <w:i/>
            <w:iCs/>
            <w:color w:val="3333FF"/>
          </w:rPr>
          <w:delText>s</w:delText>
        </w:r>
        <w:r w:rsidR="004A6FE6" w:rsidRPr="004A6FE6" w:rsidDel="00CB741E">
          <w:rPr>
            <w:i/>
            <w:iCs/>
            <w:color w:val="3333FF"/>
            <w:vertAlign w:val="subscript"/>
          </w:rPr>
          <w:delText>u</w:delText>
        </w:r>
        <w:r w:rsidR="004A6FE6" w:rsidDel="00CB741E">
          <w:rPr>
            <w:color w:val="3333FF"/>
          </w:rPr>
          <w:delText xml:space="preserve"> from the CPT data, particularly at greater depth</w:delText>
        </w:r>
      </w:del>
      <w:r w:rsidR="004A6FE6">
        <w:rPr>
          <w:color w:val="3333FF"/>
        </w:rPr>
        <w:t xml:space="preserve">. </w:t>
      </w:r>
    </w:p>
    <w:p w14:paraId="2CCFEC08" w14:textId="162CBC20" w:rsidR="00753AC6" w:rsidRDefault="00753AC6" w:rsidP="00AE245C">
      <w:pPr>
        <w:pStyle w:val="ListParagraph"/>
        <w:numPr>
          <w:ilvl w:val="0"/>
          <w:numId w:val="1"/>
        </w:numPr>
        <w:spacing w:after="120" w:line="360" w:lineRule="auto"/>
        <w:jc w:val="both"/>
        <w:rPr>
          <w:color w:val="3333FF"/>
        </w:rPr>
      </w:pPr>
      <w:r>
        <w:rPr>
          <w:color w:val="3333FF"/>
        </w:rPr>
        <w:t>Measured shear wave velocity</w:t>
      </w:r>
      <w:r w:rsidR="004767C2">
        <w:rPr>
          <w:color w:val="3333FF"/>
        </w:rPr>
        <w:t xml:space="preserve">, </w:t>
      </w:r>
      <w:r w:rsidR="004767C2" w:rsidRPr="004767C2">
        <w:rPr>
          <w:i/>
          <w:iCs/>
          <w:color w:val="3333FF"/>
        </w:rPr>
        <w:t>V</w:t>
      </w:r>
      <w:r w:rsidR="004767C2" w:rsidRPr="004767C2">
        <w:rPr>
          <w:i/>
          <w:iCs/>
          <w:color w:val="3333FF"/>
          <w:vertAlign w:val="subscript"/>
        </w:rPr>
        <w:t>s</w:t>
      </w:r>
      <w:r>
        <w:rPr>
          <w:color w:val="3333FF"/>
        </w:rPr>
        <w:t xml:space="preserve"> and inferred stiffness data from the SCPT</w:t>
      </w:r>
      <w:r w:rsidR="00AD40F3">
        <w:rPr>
          <w:color w:val="3333FF"/>
        </w:rPr>
        <w:t xml:space="preserve"> (see </w:t>
      </w:r>
      <w:r w:rsidR="00AD40F3" w:rsidRPr="00CB741E">
        <w:rPr>
          <w:color w:val="3333FF"/>
          <w:u w:val="single"/>
          <w:rPrChange w:id="25" w:author="Brian Sheil" w:date="2022-12-20T05:10:00Z">
            <w:rPr>
              <w:color w:val="3333FF"/>
            </w:rPr>
          </w:rPrChange>
        </w:rPr>
        <w:t>new</w:t>
      </w:r>
      <w:r w:rsidR="00AD40F3">
        <w:rPr>
          <w:color w:val="3333FF"/>
        </w:rPr>
        <w:t xml:space="preserve"> Fig. 4). </w:t>
      </w:r>
      <w:r w:rsidR="002F44D0">
        <w:rPr>
          <w:color w:val="3333FF"/>
        </w:rPr>
        <w:t>The</w:t>
      </w:r>
      <w:r w:rsidR="004767C2">
        <w:rPr>
          <w:color w:val="3333FF"/>
        </w:rPr>
        <w:t xml:space="preserve"> measured </w:t>
      </w:r>
      <w:r w:rsidR="004767C2" w:rsidRPr="004767C2">
        <w:rPr>
          <w:i/>
          <w:iCs/>
          <w:color w:val="3333FF"/>
        </w:rPr>
        <w:t>V</w:t>
      </w:r>
      <w:r w:rsidR="004767C2" w:rsidRPr="004767C2">
        <w:rPr>
          <w:i/>
          <w:iCs/>
          <w:color w:val="3333FF"/>
          <w:vertAlign w:val="subscript"/>
        </w:rPr>
        <w:t>s</w:t>
      </w:r>
      <w:r w:rsidR="004767C2">
        <w:rPr>
          <w:color w:val="3333FF"/>
        </w:rPr>
        <w:t xml:space="preserve"> and stiffness data are compared to t</w:t>
      </w:r>
      <w:r w:rsidR="00AA31AE">
        <w:rPr>
          <w:color w:val="3333FF"/>
        </w:rPr>
        <w:t xml:space="preserve">hat inferred from standard CPT measurements using the method </w:t>
      </w:r>
      <w:r w:rsidR="00FB16F8">
        <w:rPr>
          <w:color w:val="3333FF"/>
        </w:rPr>
        <w:t xml:space="preserve">in Robertson (2009). </w:t>
      </w:r>
    </w:p>
    <w:p w14:paraId="49133AA1" w14:textId="36170903" w:rsidR="00AD40F3" w:rsidRDefault="006C3768" w:rsidP="00AE245C">
      <w:pPr>
        <w:pStyle w:val="ListParagraph"/>
        <w:numPr>
          <w:ilvl w:val="0"/>
          <w:numId w:val="1"/>
        </w:numPr>
        <w:spacing w:after="120" w:line="360" w:lineRule="auto"/>
        <w:jc w:val="both"/>
        <w:rPr>
          <w:color w:val="3333FF"/>
        </w:rPr>
      </w:pPr>
      <w:r>
        <w:rPr>
          <w:color w:val="3333FF"/>
        </w:rPr>
        <w:t xml:space="preserve">The results of a series of laboratory density and index tests </w:t>
      </w:r>
      <w:r w:rsidR="00846695">
        <w:rPr>
          <w:color w:val="3333FF"/>
        </w:rPr>
        <w:t xml:space="preserve">performed on </w:t>
      </w:r>
      <w:r w:rsidR="00343E38">
        <w:rPr>
          <w:color w:val="3333FF"/>
        </w:rPr>
        <w:t xml:space="preserve">samples taken from the cohesive ground layers </w:t>
      </w:r>
      <w:r w:rsidR="00B72C76">
        <w:rPr>
          <w:color w:val="3333FF"/>
        </w:rPr>
        <w:t xml:space="preserve">(see </w:t>
      </w:r>
      <w:r w:rsidR="00B72C76" w:rsidRPr="00CB741E">
        <w:rPr>
          <w:color w:val="3333FF"/>
          <w:u w:val="single"/>
          <w:rPrChange w:id="26" w:author="Brian Sheil" w:date="2022-12-20T05:10:00Z">
            <w:rPr>
              <w:color w:val="3333FF"/>
            </w:rPr>
          </w:rPrChange>
        </w:rPr>
        <w:t>new</w:t>
      </w:r>
      <w:r w:rsidR="00B72C76">
        <w:rPr>
          <w:color w:val="3333FF"/>
        </w:rPr>
        <w:t xml:space="preserve"> Fig. 5). </w:t>
      </w:r>
    </w:p>
    <w:p w14:paraId="2CC194DA" w14:textId="63000E46" w:rsidR="005A15FC" w:rsidRDefault="00A70C7E" w:rsidP="005A15FC">
      <w:pPr>
        <w:spacing w:after="120" w:line="360" w:lineRule="auto"/>
        <w:jc w:val="both"/>
        <w:rPr>
          <w:ins w:id="27" w:author="Brian Sheil" w:date="2022-12-20T05:11:00Z"/>
          <w:color w:val="3333FF"/>
        </w:rPr>
      </w:pPr>
      <w:del w:id="28" w:author="Brian Sheil" w:date="2022-12-20T05:10:00Z">
        <w:r w:rsidDel="00CB741E">
          <w:rPr>
            <w:color w:val="3333FF"/>
          </w:rPr>
          <w:delText xml:space="preserve">The authors are mindful of </w:delText>
        </w:r>
      </w:del>
      <w:ins w:id="29" w:author="Brian Sheil" w:date="2022-12-20T05:10:00Z">
        <w:r w:rsidR="00CB741E">
          <w:rPr>
            <w:color w:val="3333FF"/>
          </w:rPr>
          <w:t xml:space="preserve">Due to </w:t>
        </w:r>
      </w:ins>
      <w:r>
        <w:rPr>
          <w:color w:val="3333FF"/>
        </w:rPr>
        <w:t xml:space="preserve">the word count for this </w:t>
      </w:r>
      <w:del w:id="30" w:author="Brian Sheil" w:date="2022-12-20T05:10:00Z">
        <w:r w:rsidDel="00CB741E">
          <w:rPr>
            <w:color w:val="3333FF"/>
          </w:rPr>
          <w:delText>paper</w:delText>
        </w:r>
        <w:r w:rsidR="00EC30FD" w:rsidDel="00CB741E">
          <w:rPr>
            <w:color w:val="3333FF"/>
          </w:rPr>
          <w:delText xml:space="preserve"> </w:delText>
        </w:r>
      </w:del>
      <w:ins w:id="31" w:author="Brian Sheil" w:date="2022-12-20T05:10:00Z">
        <w:r w:rsidR="00CB741E">
          <w:rPr>
            <w:color w:val="3333FF"/>
          </w:rPr>
          <w:t xml:space="preserve">journal, </w:t>
        </w:r>
      </w:ins>
      <w:ins w:id="32" w:author="Brian Sheil" w:date="2022-12-20T05:11:00Z">
        <w:r w:rsidR="00CB741E">
          <w:rPr>
            <w:color w:val="3333FF"/>
          </w:rPr>
          <w:t>the authors will</w:t>
        </w:r>
      </w:ins>
      <w:del w:id="33" w:author="Brian Sheil" w:date="2022-12-20T05:11:00Z">
        <w:r w:rsidR="00EC30FD" w:rsidDel="00CB741E">
          <w:rPr>
            <w:color w:val="3333FF"/>
          </w:rPr>
          <w:delText xml:space="preserve">and therefore </w:delText>
        </w:r>
        <w:r w:rsidR="00245C5D" w:rsidDel="00CB741E">
          <w:rPr>
            <w:color w:val="3333FF"/>
          </w:rPr>
          <w:delText>plan to</w:delText>
        </w:r>
      </w:del>
      <w:r w:rsidR="00245C5D">
        <w:rPr>
          <w:color w:val="3333FF"/>
        </w:rPr>
        <w:t xml:space="preserve"> include the</w:t>
      </w:r>
      <w:r w:rsidR="000A1ECA">
        <w:rPr>
          <w:color w:val="3333FF"/>
        </w:rPr>
        <w:t xml:space="preserve"> results of </w:t>
      </w:r>
      <w:ins w:id="34" w:author="Brian Sheil" w:date="2022-12-20T05:11:00Z">
        <w:r w:rsidR="00CB741E">
          <w:rPr>
            <w:color w:val="3333FF"/>
          </w:rPr>
          <w:t xml:space="preserve">the </w:t>
        </w:r>
      </w:ins>
      <w:r w:rsidR="000A1ECA">
        <w:rPr>
          <w:color w:val="3333FF"/>
        </w:rPr>
        <w:t xml:space="preserve">more advanced laboratory elemental testing </w:t>
      </w:r>
      <w:r w:rsidR="00245C5D">
        <w:rPr>
          <w:color w:val="3333FF"/>
        </w:rPr>
        <w:t>(</w:t>
      </w:r>
      <w:del w:id="35" w:author="Brian Sheil" w:date="2022-12-20T05:10:00Z">
        <w:r w:rsidR="000A1ECA" w:rsidDel="00CB741E">
          <w:rPr>
            <w:color w:val="3333FF"/>
          </w:rPr>
          <w:delText xml:space="preserve">CU </w:delText>
        </w:r>
      </w:del>
      <w:ins w:id="36" w:author="Brian Sheil" w:date="2022-12-20T05:10:00Z">
        <w:r w:rsidR="00CB741E">
          <w:rPr>
            <w:color w:val="3333FF"/>
          </w:rPr>
          <w:t xml:space="preserve">consolidated-undrained </w:t>
        </w:r>
      </w:ins>
      <w:r w:rsidR="000A1ECA">
        <w:rPr>
          <w:color w:val="3333FF"/>
        </w:rPr>
        <w:t>triaxial tests and oedometer tests</w:t>
      </w:r>
      <w:r>
        <w:rPr>
          <w:color w:val="3333FF"/>
        </w:rPr>
        <w:t>) in a follow up paper</w:t>
      </w:r>
      <w:r w:rsidR="00EC30FD">
        <w:rPr>
          <w:color w:val="3333FF"/>
        </w:rPr>
        <w:t xml:space="preserve"> based</w:t>
      </w:r>
      <w:r w:rsidR="006E681B">
        <w:rPr>
          <w:color w:val="3333FF"/>
        </w:rPr>
        <w:t xml:space="preserve"> on</w:t>
      </w:r>
      <w:r w:rsidR="00EC30FD">
        <w:rPr>
          <w:color w:val="3333FF"/>
        </w:rPr>
        <w:t xml:space="preserve"> </w:t>
      </w:r>
      <w:r w:rsidR="006E681B">
        <w:rPr>
          <w:color w:val="3333FF"/>
        </w:rPr>
        <w:t xml:space="preserve">the development of a numerical model for the deep excavation in PLAXIS 2D/3D. </w:t>
      </w:r>
      <w:r w:rsidR="00EC30FD">
        <w:rPr>
          <w:color w:val="3333FF"/>
        </w:rPr>
        <w:t xml:space="preserve"> </w:t>
      </w:r>
      <w:r>
        <w:rPr>
          <w:color w:val="3333FF"/>
        </w:rPr>
        <w:t xml:space="preserve"> </w:t>
      </w:r>
    </w:p>
    <w:p w14:paraId="14308373" w14:textId="77777777" w:rsidR="00CB741E" w:rsidRPr="005A15FC" w:rsidRDefault="00CB741E" w:rsidP="005A15FC">
      <w:pPr>
        <w:spacing w:after="120" w:line="360" w:lineRule="auto"/>
        <w:jc w:val="both"/>
        <w:rPr>
          <w:color w:val="3333FF"/>
        </w:rPr>
      </w:pPr>
    </w:p>
    <w:p w14:paraId="4A1D0782" w14:textId="547222B6" w:rsidR="00CA7FAC" w:rsidRDefault="00CA7FAC" w:rsidP="00CA7FAC">
      <w:pPr>
        <w:spacing w:after="120" w:line="360" w:lineRule="auto"/>
        <w:jc w:val="both"/>
      </w:pPr>
      <w:r>
        <w:t>- presentation of any available monitoring data for the ground movements behind the retaining walls would add value to the paper, to relate to the wall deflections, construction processes, and ground conditions.</w:t>
      </w:r>
    </w:p>
    <w:p w14:paraId="1FABC93E" w14:textId="02386F93" w:rsidR="00FF7760" w:rsidRPr="00CA7FAC" w:rsidRDefault="00FF7760" w:rsidP="00CA7FAC">
      <w:pPr>
        <w:spacing w:after="120" w:line="360" w:lineRule="auto"/>
        <w:jc w:val="both"/>
      </w:pPr>
      <w:r w:rsidRPr="00FF7760">
        <w:rPr>
          <w:b/>
          <w:bCs/>
          <w:color w:val="0000FF"/>
        </w:rPr>
        <w:t>Response</w:t>
      </w:r>
      <w:r>
        <w:rPr>
          <w:b/>
          <w:bCs/>
          <w:color w:val="0000FF"/>
        </w:rPr>
        <w:t>:</w:t>
      </w:r>
    </w:p>
    <w:p w14:paraId="0DBE6A7A" w14:textId="73CF629C" w:rsidR="00771996" w:rsidRDefault="00764AE5" w:rsidP="00CB741E">
      <w:pPr>
        <w:spacing w:after="120" w:line="360" w:lineRule="auto"/>
        <w:jc w:val="both"/>
        <w:rPr>
          <w:color w:val="3333FF"/>
        </w:rPr>
      </w:pPr>
      <w:r w:rsidRPr="00BD2E5E">
        <w:rPr>
          <w:color w:val="3333FF"/>
        </w:rPr>
        <w:t xml:space="preserve">The authors </w:t>
      </w:r>
      <w:r w:rsidR="00DD68C0">
        <w:rPr>
          <w:color w:val="3333FF"/>
        </w:rPr>
        <w:t>recognize</w:t>
      </w:r>
      <w:r>
        <w:rPr>
          <w:color w:val="3333FF"/>
        </w:rPr>
        <w:t xml:space="preserve"> the </w:t>
      </w:r>
      <w:r w:rsidR="00D469BA">
        <w:rPr>
          <w:color w:val="3333FF"/>
        </w:rPr>
        <w:t>i</w:t>
      </w:r>
      <w:r w:rsidR="004D596E">
        <w:rPr>
          <w:color w:val="3333FF"/>
        </w:rPr>
        <w:t>mportance of monitoring settlements</w:t>
      </w:r>
      <w:r w:rsidR="0096755E">
        <w:rPr>
          <w:color w:val="3333FF"/>
        </w:rPr>
        <w:t xml:space="preserve"> </w:t>
      </w:r>
      <w:r w:rsidR="00E77B02">
        <w:rPr>
          <w:color w:val="3333FF"/>
        </w:rPr>
        <w:t xml:space="preserve">to </w:t>
      </w:r>
      <w:r w:rsidR="00DD68C0">
        <w:rPr>
          <w:color w:val="3333FF"/>
        </w:rPr>
        <w:t>contextualize</w:t>
      </w:r>
      <w:r w:rsidR="00397E24">
        <w:rPr>
          <w:color w:val="3333FF"/>
        </w:rPr>
        <w:t xml:space="preserve"> the </w:t>
      </w:r>
      <w:r w:rsidR="0096755E">
        <w:rPr>
          <w:color w:val="3333FF"/>
        </w:rPr>
        <w:t xml:space="preserve">structural </w:t>
      </w:r>
      <w:r w:rsidR="002C52FA">
        <w:rPr>
          <w:color w:val="3333FF"/>
        </w:rPr>
        <w:t>behavior</w:t>
      </w:r>
      <w:r w:rsidR="0096755E">
        <w:rPr>
          <w:color w:val="3333FF"/>
        </w:rPr>
        <w:t xml:space="preserve"> of the deep excavation with reference to </w:t>
      </w:r>
      <w:r w:rsidR="00AE4C02">
        <w:rPr>
          <w:color w:val="3333FF"/>
        </w:rPr>
        <w:t>relevant published case histories</w:t>
      </w:r>
      <w:r w:rsidR="004D277C">
        <w:rPr>
          <w:color w:val="3333FF"/>
        </w:rPr>
        <w:t xml:space="preserve">, and to contribute </w:t>
      </w:r>
      <w:del w:id="37" w:author="Brian Sheil" w:date="2022-12-20T05:11:00Z">
        <w:r w:rsidR="004D277C" w:rsidDel="00CB741E">
          <w:rPr>
            <w:color w:val="3333FF"/>
          </w:rPr>
          <w:delText xml:space="preserve">the data </w:delText>
        </w:r>
      </w:del>
      <w:r w:rsidR="004D277C">
        <w:rPr>
          <w:color w:val="3333FF"/>
        </w:rPr>
        <w:t xml:space="preserve">towards </w:t>
      </w:r>
      <w:del w:id="38" w:author="Brian Sheil" w:date="2022-12-20T05:11:00Z">
        <w:r w:rsidR="004D277C" w:rsidDel="00CB741E">
          <w:rPr>
            <w:color w:val="3333FF"/>
          </w:rPr>
          <w:delText>databases</w:delText>
        </w:r>
        <w:r w:rsidR="006C3C59" w:rsidDel="00CB741E">
          <w:rPr>
            <w:color w:val="3333FF"/>
          </w:rPr>
          <w:delText xml:space="preserve"> on which </w:delText>
        </w:r>
      </w:del>
      <w:r w:rsidR="006C3C59">
        <w:rPr>
          <w:color w:val="3333FF"/>
        </w:rPr>
        <w:t>empirical design method</w:t>
      </w:r>
      <w:ins w:id="39" w:author="Brian Sheil" w:date="2022-12-20T05:11:00Z">
        <w:r w:rsidR="00CB741E">
          <w:rPr>
            <w:color w:val="3333FF"/>
          </w:rPr>
          <w:t xml:space="preserve"> development e.g.</w:t>
        </w:r>
      </w:ins>
      <w:del w:id="40" w:author="Brian Sheil" w:date="2022-12-20T05:11:00Z">
        <w:r w:rsidR="006C3C59" w:rsidDel="00CB741E">
          <w:rPr>
            <w:color w:val="3333FF"/>
          </w:rPr>
          <w:delText>s are based,</w:delText>
        </w:r>
        <w:r w:rsidR="004D277C" w:rsidDel="00CB741E">
          <w:rPr>
            <w:color w:val="3333FF"/>
          </w:rPr>
          <w:delText xml:space="preserve"> such as th</w:delText>
        </w:r>
        <w:r w:rsidR="006C3C59" w:rsidDel="00CB741E">
          <w:rPr>
            <w:color w:val="3333FF"/>
          </w:rPr>
          <w:delText>ose</w:delText>
        </w:r>
        <w:r w:rsidR="004D277C" w:rsidDel="00CB741E">
          <w:rPr>
            <w:color w:val="3333FF"/>
          </w:rPr>
          <w:delText xml:space="preserve"> published in</w:delText>
        </w:r>
      </w:del>
      <w:r w:rsidR="004D277C">
        <w:rPr>
          <w:color w:val="3333FF"/>
        </w:rPr>
        <w:t xml:space="preserve"> </w:t>
      </w:r>
      <w:r w:rsidR="008B0EFD">
        <w:rPr>
          <w:color w:val="3333FF"/>
        </w:rPr>
        <w:t xml:space="preserve">Peck (1969) and Clough and O’Rourke (1990). </w:t>
      </w:r>
      <w:r w:rsidR="00472C04">
        <w:rPr>
          <w:color w:val="3333FF"/>
        </w:rPr>
        <w:t>Settlement monitoring</w:t>
      </w:r>
      <w:r w:rsidR="00040C5F">
        <w:rPr>
          <w:color w:val="3333FF"/>
        </w:rPr>
        <w:t xml:space="preserve"> behind the cofferdam wall at the instrumented tube pile </w:t>
      </w:r>
      <w:r w:rsidR="00A9031B">
        <w:rPr>
          <w:color w:val="3333FF"/>
        </w:rPr>
        <w:t>locations</w:t>
      </w:r>
      <w:r w:rsidR="001A661A">
        <w:rPr>
          <w:color w:val="3333FF"/>
        </w:rPr>
        <w:t xml:space="preserve"> was </w:t>
      </w:r>
      <w:ins w:id="41" w:author="Brian Sheil" w:date="2022-12-20T05:12:00Z">
        <w:r w:rsidR="00CB741E">
          <w:rPr>
            <w:color w:val="3333FF"/>
          </w:rPr>
          <w:t xml:space="preserve">indeed </w:t>
        </w:r>
      </w:ins>
      <w:r w:rsidR="001A661A">
        <w:rPr>
          <w:color w:val="3333FF"/>
        </w:rPr>
        <w:t>considered for this project</w:t>
      </w:r>
      <w:r w:rsidR="00472C04">
        <w:rPr>
          <w:color w:val="3333FF"/>
        </w:rPr>
        <w:t xml:space="preserve">. </w:t>
      </w:r>
      <w:ins w:id="42" w:author="Brian Sheil" w:date="2022-12-20T05:13:00Z">
        <w:r w:rsidR="00CB741E">
          <w:rPr>
            <w:color w:val="3333FF"/>
          </w:rPr>
          <w:t>Unfortunately</w:t>
        </w:r>
      </w:ins>
      <w:ins w:id="43" w:author="Brian Sheil" w:date="2022-12-20T05:15:00Z">
        <w:r w:rsidR="00A67832">
          <w:rPr>
            <w:color w:val="3333FF"/>
          </w:rPr>
          <w:t>,</w:t>
        </w:r>
      </w:ins>
      <w:ins w:id="44" w:author="Brian Sheil" w:date="2022-12-20T05:13:00Z">
        <w:r w:rsidR="00CB741E">
          <w:rPr>
            <w:color w:val="3333FF"/>
          </w:rPr>
          <w:t xml:space="preserve"> </w:t>
        </w:r>
      </w:ins>
      <w:del w:id="45" w:author="Brian Sheil" w:date="2022-12-20T05:13:00Z">
        <w:r w:rsidR="00472C04" w:rsidDel="00CB741E">
          <w:rPr>
            <w:color w:val="3333FF"/>
          </w:rPr>
          <w:delText xml:space="preserve">However, </w:delText>
        </w:r>
        <w:r w:rsidR="00324BA4" w:rsidDel="00CB741E">
          <w:rPr>
            <w:color w:val="3333FF"/>
          </w:rPr>
          <w:delText xml:space="preserve">it was </w:delText>
        </w:r>
        <w:r w:rsidR="00201901" w:rsidDel="00CB741E">
          <w:rPr>
            <w:color w:val="3333FF"/>
          </w:rPr>
          <w:delText>concluded</w:delText>
        </w:r>
        <w:r w:rsidR="00324BA4" w:rsidDel="00CB741E">
          <w:rPr>
            <w:color w:val="3333FF"/>
          </w:rPr>
          <w:delText xml:space="preserve"> that </w:delText>
        </w:r>
        <w:r w:rsidR="00201901" w:rsidDel="00CB741E">
          <w:rPr>
            <w:color w:val="3333FF"/>
          </w:rPr>
          <w:delText xml:space="preserve">measured settlements </w:delText>
        </w:r>
        <w:r w:rsidR="000B65B9" w:rsidDel="00CB741E">
          <w:rPr>
            <w:color w:val="3333FF"/>
          </w:rPr>
          <w:delText xml:space="preserve">could not be solely attributed to the main excavation works </w:delText>
        </w:r>
        <w:r w:rsidR="009511D3" w:rsidDel="00CB741E">
          <w:rPr>
            <w:color w:val="3333FF"/>
          </w:rPr>
          <w:delText xml:space="preserve">as </w:delText>
        </w:r>
        <w:r w:rsidR="000A3EBB" w:rsidDel="00CB741E">
          <w:rPr>
            <w:color w:val="3333FF"/>
          </w:rPr>
          <w:delText xml:space="preserve">concurrent </w:delText>
        </w:r>
        <w:r w:rsidR="00B945F2" w:rsidDel="00CB741E">
          <w:rPr>
            <w:color w:val="3333FF"/>
          </w:rPr>
          <w:delText xml:space="preserve">piling and </w:delText>
        </w:r>
        <w:r w:rsidR="009511D3" w:rsidDel="00CB741E">
          <w:rPr>
            <w:color w:val="3333FF"/>
          </w:rPr>
          <w:delText>shallow excavation</w:delText>
        </w:r>
        <w:r w:rsidR="000A3EBB" w:rsidDel="00CB741E">
          <w:rPr>
            <w:color w:val="3333FF"/>
          </w:rPr>
          <w:delText xml:space="preserve"> works</w:delText>
        </w:r>
        <w:r w:rsidR="00B945F2" w:rsidDel="00CB741E">
          <w:rPr>
            <w:color w:val="3333FF"/>
          </w:rPr>
          <w:delText xml:space="preserve"> </w:delText>
        </w:r>
        <w:r w:rsidR="009511D3" w:rsidDel="00CB741E">
          <w:rPr>
            <w:color w:val="3333FF"/>
          </w:rPr>
          <w:delText xml:space="preserve">would be occurring around the bunker area </w:delText>
        </w:r>
        <w:r w:rsidR="000A3EBB" w:rsidDel="00CB741E">
          <w:rPr>
            <w:color w:val="3333FF"/>
          </w:rPr>
          <w:delText xml:space="preserve">to accommodate the construction of RC foundation slabs for the </w:delText>
        </w:r>
        <w:r w:rsidR="002378ED" w:rsidDel="00CB741E">
          <w:rPr>
            <w:color w:val="3333FF"/>
          </w:rPr>
          <w:delText>main building</w:delText>
        </w:r>
        <w:r w:rsidR="007B6CEA" w:rsidDel="00CB741E">
          <w:rPr>
            <w:color w:val="3333FF"/>
          </w:rPr>
          <w:delText xml:space="preserve">, as shown in Figure 1. </w:delText>
        </w:r>
        <w:r w:rsidR="00467B42" w:rsidDel="00CB741E">
          <w:rPr>
            <w:color w:val="3333FF"/>
          </w:rPr>
          <w:delText>Also, t</w:delText>
        </w:r>
        <w:r w:rsidR="00E52741" w:rsidDel="00CB741E">
          <w:rPr>
            <w:color w:val="3333FF"/>
          </w:rPr>
          <w:delText xml:space="preserve">he presence of </w:delText>
        </w:r>
      </w:del>
      <w:r w:rsidR="00E52741">
        <w:rPr>
          <w:color w:val="3333FF"/>
        </w:rPr>
        <w:t xml:space="preserve">the </w:t>
      </w:r>
      <w:ins w:id="46" w:author="Brian Sheil" w:date="2022-12-20T05:13:00Z">
        <w:r w:rsidR="00CB741E">
          <w:rPr>
            <w:color w:val="3333FF"/>
          </w:rPr>
          <w:t xml:space="preserve">use of a </w:t>
        </w:r>
      </w:ins>
      <w:r w:rsidR="00E52741">
        <w:rPr>
          <w:color w:val="3333FF"/>
        </w:rPr>
        <w:t xml:space="preserve">4 m wide </w:t>
      </w:r>
      <w:del w:id="47" w:author="Brian Sheil" w:date="2022-12-20T05:13:00Z">
        <w:r w:rsidR="00E52741" w:rsidDel="00CB741E">
          <w:rPr>
            <w:color w:val="3333FF"/>
          </w:rPr>
          <w:delText xml:space="preserve">RC </w:delText>
        </w:r>
      </w:del>
      <w:ins w:id="48" w:author="Brian Sheil" w:date="2022-12-20T05:13:00Z">
        <w:r w:rsidR="00CB741E">
          <w:rPr>
            <w:color w:val="3333FF"/>
          </w:rPr>
          <w:t xml:space="preserve">reinforced </w:t>
        </w:r>
      </w:ins>
      <w:r w:rsidR="00E52741">
        <w:rPr>
          <w:color w:val="3333FF"/>
        </w:rPr>
        <w:t>concrete capping beam</w:t>
      </w:r>
      <w:r w:rsidR="00AD1E65">
        <w:rPr>
          <w:color w:val="3333FF"/>
        </w:rPr>
        <w:t xml:space="preserve"> (</w:t>
      </w:r>
      <w:del w:id="49" w:author="Brian Sheil" w:date="2022-12-20T05:13:00Z">
        <w:r w:rsidR="00AD1E65" w:rsidDel="00CB741E">
          <w:rPr>
            <w:color w:val="3333FF"/>
          </w:rPr>
          <w:delText xml:space="preserve">shown in </w:delText>
        </w:r>
      </w:del>
      <w:ins w:id="50" w:author="Brian Sheil" w:date="2022-12-20T05:13:00Z">
        <w:r w:rsidR="00CB741E">
          <w:rPr>
            <w:color w:val="3333FF"/>
          </w:rPr>
          <w:t xml:space="preserve">see </w:t>
        </w:r>
      </w:ins>
      <w:r w:rsidR="00AD1E65">
        <w:rPr>
          <w:color w:val="3333FF"/>
        </w:rPr>
        <w:t xml:space="preserve">Figure </w:t>
      </w:r>
      <w:ins w:id="51" w:author="Brian Sheil" w:date="2022-12-20T05:17:00Z">
        <w:r w:rsidR="00A67832">
          <w:rPr>
            <w:color w:val="3333FF"/>
          </w:rPr>
          <w:t>R1 below</w:t>
        </w:r>
      </w:ins>
      <w:del w:id="52" w:author="Brian Sheil" w:date="2022-12-20T05:17:00Z">
        <w:r w:rsidR="00AD1E65" w:rsidDel="00A67832">
          <w:rPr>
            <w:color w:val="3333FF"/>
          </w:rPr>
          <w:delText>2</w:delText>
        </w:r>
      </w:del>
      <w:r w:rsidR="00AD1E65">
        <w:rPr>
          <w:color w:val="3333FF"/>
        </w:rPr>
        <w:t>)</w:t>
      </w:r>
      <w:r w:rsidR="00E52741">
        <w:rPr>
          <w:color w:val="3333FF"/>
        </w:rPr>
        <w:t xml:space="preserve"> </w:t>
      </w:r>
      <w:ins w:id="53" w:author="Brian Sheil" w:date="2022-12-20T05:16:00Z">
        <w:r w:rsidR="00A67832">
          <w:rPr>
            <w:color w:val="3333FF"/>
          </w:rPr>
          <w:t>obstructed</w:t>
        </w:r>
      </w:ins>
      <w:ins w:id="54" w:author="Brian Sheil" w:date="2022-12-20T05:13:00Z">
        <w:r w:rsidR="00CB741E">
          <w:rPr>
            <w:color w:val="3333FF"/>
          </w:rPr>
          <w:t xml:space="preserve"> ground settlement surveying and site activities </w:t>
        </w:r>
      </w:ins>
      <w:ins w:id="55" w:author="Brian Sheil" w:date="2022-12-20T05:14:00Z">
        <w:r w:rsidR="00CB741E">
          <w:rPr>
            <w:color w:val="3333FF"/>
          </w:rPr>
          <w:t xml:space="preserve">prevented access to any </w:t>
        </w:r>
      </w:ins>
      <w:del w:id="56" w:author="Brian Sheil" w:date="2022-12-20T05:14:00Z">
        <w:r w:rsidR="00467B42" w:rsidDel="00CB741E">
          <w:rPr>
            <w:color w:val="3333FF"/>
          </w:rPr>
          <w:delText>would</w:delText>
        </w:r>
        <w:r w:rsidR="00BC6ED9" w:rsidDel="00CB741E">
          <w:rPr>
            <w:color w:val="3333FF"/>
          </w:rPr>
          <w:delText xml:space="preserve">’ve </w:delText>
        </w:r>
        <w:r w:rsidR="00467B42" w:rsidDel="00CB741E">
          <w:rPr>
            <w:color w:val="3333FF"/>
          </w:rPr>
          <w:delText>restrict</w:delText>
        </w:r>
        <w:r w:rsidR="00010A4C" w:rsidDel="00CB741E">
          <w:rPr>
            <w:color w:val="3333FF"/>
          </w:rPr>
          <w:delText>ed</w:delText>
        </w:r>
        <w:r w:rsidR="00467B42" w:rsidDel="00CB741E">
          <w:rPr>
            <w:color w:val="3333FF"/>
          </w:rPr>
          <w:delText xml:space="preserve"> access </w:delText>
        </w:r>
        <w:r w:rsidR="00BF13EC" w:rsidDel="00CB741E">
          <w:rPr>
            <w:color w:val="3333FF"/>
          </w:rPr>
          <w:delText xml:space="preserve">to maintain </w:delText>
        </w:r>
        <w:r w:rsidR="00AD1E65" w:rsidDel="00CB741E">
          <w:rPr>
            <w:color w:val="3333FF"/>
          </w:rPr>
          <w:delText xml:space="preserve">and retrieve </w:delText>
        </w:r>
        <w:r w:rsidR="005010D4" w:rsidDel="00CB741E">
          <w:rPr>
            <w:color w:val="3333FF"/>
          </w:rPr>
          <w:delText xml:space="preserve">the </w:delText>
        </w:r>
      </w:del>
      <w:r w:rsidR="005010D4">
        <w:rPr>
          <w:color w:val="3333FF"/>
        </w:rPr>
        <w:t>extensometers</w:t>
      </w:r>
      <w:ins w:id="57" w:author="Brian Sheil" w:date="2022-12-20T05:14:00Z">
        <w:r w:rsidR="00CB741E">
          <w:rPr>
            <w:color w:val="3333FF"/>
          </w:rPr>
          <w:t xml:space="preserve"> or inclinometers in that area</w:t>
        </w:r>
      </w:ins>
      <w:r w:rsidR="005010D4">
        <w:rPr>
          <w:color w:val="3333FF"/>
        </w:rPr>
        <w:t xml:space="preserve">. </w:t>
      </w:r>
      <w:ins w:id="58" w:author="Brian Sheil" w:date="2022-12-20T05:15:00Z">
        <w:r w:rsidR="00A67832">
          <w:rPr>
            <w:color w:val="3333FF"/>
          </w:rPr>
          <w:t xml:space="preserve">While we agree with the reviewer </w:t>
        </w:r>
      </w:ins>
      <w:ins w:id="59" w:author="Brian Sheil" w:date="2022-12-20T05:16:00Z">
        <w:r w:rsidR="00A67832">
          <w:rPr>
            <w:color w:val="3333FF"/>
          </w:rPr>
          <w:t>that the data would have been valuable, it simply was not possible for this project.</w:t>
        </w:r>
      </w:ins>
      <w:del w:id="60" w:author="Brian Sheil" w:date="2022-12-20T05:15:00Z">
        <w:r w:rsidR="002F6DA9" w:rsidDel="00A67832">
          <w:rPr>
            <w:color w:val="3333FF"/>
          </w:rPr>
          <w:delText>Additionally,</w:delText>
        </w:r>
        <w:r w:rsidR="008C707F" w:rsidDel="00A67832">
          <w:rPr>
            <w:color w:val="3333FF"/>
          </w:rPr>
          <w:delText xml:space="preserve"> </w:delText>
        </w:r>
        <w:r w:rsidR="00A642ED" w:rsidDel="00A67832">
          <w:rPr>
            <w:color w:val="3333FF"/>
          </w:rPr>
          <w:delText>th</w:delText>
        </w:r>
        <w:r w:rsidR="002F6DA9" w:rsidDel="00A67832">
          <w:rPr>
            <w:color w:val="3333FF"/>
          </w:rPr>
          <w:delText>e</w:delText>
        </w:r>
        <w:r w:rsidR="00A642ED" w:rsidDel="00A67832">
          <w:rPr>
            <w:color w:val="3333FF"/>
          </w:rPr>
          <w:delText xml:space="preserve"> deep excavation was </w:delText>
        </w:r>
      </w:del>
      <w:del w:id="61" w:author="Brian Sheil" w:date="2022-12-20T05:14:00Z">
        <w:r w:rsidR="00A642ED" w:rsidDel="00CB741E">
          <w:rPr>
            <w:color w:val="3333FF"/>
          </w:rPr>
          <w:delText xml:space="preserve">to be </w:delText>
        </w:r>
      </w:del>
      <w:del w:id="62" w:author="Brian Sheil" w:date="2022-12-20T05:15:00Z">
        <w:r w:rsidR="00A642ED" w:rsidDel="00A67832">
          <w:rPr>
            <w:color w:val="3333FF"/>
          </w:rPr>
          <w:delText xml:space="preserve">constructed </w:delText>
        </w:r>
        <w:r w:rsidR="002F6DA9" w:rsidDel="00A67832">
          <w:rPr>
            <w:color w:val="3333FF"/>
          </w:rPr>
          <w:delText>several hundred meters</w:delText>
        </w:r>
        <w:r w:rsidR="003E1B37" w:rsidDel="00A67832">
          <w:rPr>
            <w:color w:val="3333FF"/>
          </w:rPr>
          <w:delText xml:space="preserve"> away from </w:delText>
        </w:r>
      </w:del>
      <w:del w:id="63" w:author="Brian Sheil" w:date="2022-12-20T05:14:00Z">
        <w:r w:rsidR="004A7ABC" w:rsidDel="00CB741E">
          <w:rPr>
            <w:color w:val="3333FF"/>
          </w:rPr>
          <w:delText xml:space="preserve">the </w:delText>
        </w:r>
      </w:del>
      <w:del w:id="64" w:author="Brian Sheil" w:date="2022-12-20T05:15:00Z">
        <w:r w:rsidR="003E1B37" w:rsidDel="00A67832">
          <w:rPr>
            <w:color w:val="3333FF"/>
          </w:rPr>
          <w:delText xml:space="preserve">infrastructure </w:delText>
        </w:r>
      </w:del>
      <w:del w:id="65" w:author="Brian Sheil" w:date="2022-12-20T05:14:00Z">
        <w:r w:rsidR="00611018" w:rsidDel="00CB741E">
          <w:rPr>
            <w:color w:val="3333FF"/>
          </w:rPr>
          <w:delText xml:space="preserve">that would </w:delText>
        </w:r>
        <w:r w:rsidR="004A7ABC" w:rsidDel="00CB741E">
          <w:rPr>
            <w:color w:val="3333FF"/>
          </w:rPr>
          <w:delText xml:space="preserve">be </w:delText>
        </w:r>
      </w:del>
      <w:del w:id="66" w:author="Brian Sheil" w:date="2022-12-20T05:15:00Z">
        <w:r w:rsidR="004A7ABC" w:rsidDel="00A67832">
          <w:rPr>
            <w:color w:val="3333FF"/>
          </w:rPr>
          <w:delText>most susceptible</w:delText>
        </w:r>
        <w:r w:rsidR="003E1B37" w:rsidDel="00A67832">
          <w:rPr>
            <w:color w:val="3333FF"/>
          </w:rPr>
          <w:delText xml:space="preserve"> </w:delText>
        </w:r>
        <w:r w:rsidR="004A7ABC" w:rsidDel="00A67832">
          <w:rPr>
            <w:color w:val="3333FF"/>
          </w:rPr>
          <w:delText xml:space="preserve">to </w:delText>
        </w:r>
        <w:r w:rsidR="003E1B37" w:rsidDel="00A67832">
          <w:rPr>
            <w:color w:val="3333FF"/>
          </w:rPr>
          <w:delText>settlement-induced damage</w:delText>
        </w:r>
      </w:del>
      <w:del w:id="67" w:author="Brian Sheil" w:date="2022-12-20T05:14:00Z">
        <w:r w:rsidR="00E36A27" w:rsidDel="00A67832">
          <w:rPr>
            <w:color w:val="3333FF"/>
          </w:rPr>
          <w:delText>.</w:delText>
        </w:r>
      </w:del>
      <w:del w:id="68" w:author="Brian Sheil" w:date="2022-12-20T05:15:00Z">
        <w:r w:rsidR="00E36A27" w:rsidDel="00A67832">
          <w:rPr>
            <w:color w:val="3333FF"/>
          </w:rPr>
          <w:delText xml:space="preserve"> It was therefore decided that settlement monitoring would not be adopted for this project. </w:delText>
        </w:r>
        <w:r w:rsidR="00771996" w:rsidDel="00A67832">
          <w:rPr>
            <w:color w:val="3333FF"/>
          </w:rPr>
          <w:delText xml:space="preserve"> </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Change w:id="69">
          <w:tblGrid>
            <w:gridCol w:w="9360"/>
            <w:gridCol w:w="216"/>
          </w:tblGrid>
        </w:tblGridChange>
      </w:tblGrid>
      <w:tr w:rsidR="00BF180D" w:rsidDel="00A67832" w14:paraId="70A1103D" w14:textId="26EDB3CC" w:rsidTr="00401B5E">
        <w:trPr>
          <w:del w:id="70" w:author="Brian Sheil" w:date="2022-12-20T05:17:00Z"/>
        </w:trPr>
        <w:tc>
          <w:tcPr>
            <w:tcW w:w="9628" w:type="dxa"/>
          </w:tcPr>
          <w:p w14:paraId="0860476F" w14:textId="2E059339" w:rsidR="00BF180D" w:rsidDel="00A67832" w:rsidRDefault="00A80489" w:rsidP="00401B5E">
            <w:pPr>
              <w:spacing w:line="480" w:lineRule="auto"/>
              <w:rPr>
                <w:del w:id="71" w:author="Brian Sheil" w:date="2022-12-20T05:17:00Z"/>
                <w:rFonts w:ascii="Arial" w:hAnsi="Arial" w:cs="Arial"/>
                <w:color w:val="FF0000"/>
              </w:rPr>
            </w:pPr>
            <w:del w:id="72" w:author="Brian Sheil" w:date="2022-12-20T05:17:00Z">
              <w:r w:rsidRPr="00A80489" w:rsidDel="00A67832">
                <w:rPr>
                  <w:noProof/>
                  <w:color w:val="FF0000"/>
                </w:rPr>
                <w:drawing>
                  <wp:inline distT="0" distB="0" distL="0" distR="0" wp14:anchorId="44AD0401" wp14:editId="0C927917">
                    <wp:extent cx="5858540" cy="3295429"/>
                    <wp:effectExtent l="0" t="0" r="0" b="0"/>
                    <wp:docPr id="3" name="Picture 2" descr="A high angle view of a construction site&#10;&#10;Description automatically generated with medium confidence">
                      <a:extLst xmlns:a="http://schemas.openxmlformats.org/drawingml/2006/main">
                        <a:ext uri="{FF2B5EF4-FFF2-40B4-BE49-F238E27FC236}">
                          <a16:creationId xmlns:a16="http://schemas.microsoft.com/office/drawing/2014/main" id="{D82F912A-C1F4-4384-8304-B2AD24984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high angle view of a construction site&#10;&#10;Description automatically generated with medium confidence">
                              <a:extLst>
                                <a:ext uri="{FF2B5EF4-FFF2-40B4-BE49-F238E27FC236}">
                                  <a16:creationId xmlns:a16="http://schemas.microsoft.com/office/drawing/2014/main" id="{D82F912A-C1F4-4384-8304-B2AD2498491A}"/>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8216" cy="3300872"/>
                            </a:xfrm>
                            <a:prstGeom prst="rect">
                              <a:avLst/>
                            </a:prstGeom>
                          </pic:spPr>
                        </pic:pic>
                      </a:graphicData>
                    </a:graphic>
                  </wp:inline>
                </w:drawing>
              </w:r>
            </w:del>
          </w:p>
        </w:tc>
      </w:tr>
      <w:tr w:rsidR="00BF180D" w:rsidDel="00A67832" w14:paraId="00B83D13" w14:textId="6E4D5778" w:rsidTr="00A6783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73" w:author="Brian Sheil" w:date="2022-12-20T05:17: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60"/>
          <w:del w:id="74" w:author="Brian Sheil" w:date="2022-12-20T05:17:00Z"/>
        </w:trPr>
        <w:tc>
          <w:tcPr>
            <w:tcW w:w="9628" w:type="dxa"/>
            <w:tcPrChange w:id="75" w:author="Brian Sheil" w:date="2022-12-20T05:17:00Z">
              <w:tcPr>
                <w:tcW w:w="9628" w:type="dxa"/>
                <w:gridSpan w:val="2"/>
              </w:tcPr>
            </w:tcPrChange>
          </w:tcPr>
          <w:p w14:paraId="6DF8E6B9" w14:textId="467E1736" w:rsidR="00BF180D" w:rsidRPr="00A80489" w:rsidDel="00A67832" w:rsidRDefault="00BF180D" w:rsidP="0019257E">
            <w:pPr>
              <w:spacing w:line="360" w:lineRule="auto"/>
              <w:ind w:left="360"/>
              <w:jc w:val="center"/>
              <w:rPr>
                <w:del w:id="76" w:author="Brian Sheil" w:date="2022-12-20T05:17:00Z"/>
                <w:rFonts w:ascii="Arial" w:hAnsi="Arial" w:cs="Arial"/>
                <w:color w:val="FF0000"/>
                <w:lang w:val="en-GB"/>
              </w:rPr>
            </w:pPr>
            <w:del w:id="77" w:author="Brian Sheil" w:date="2022-12-20T05:17:00Z">
              <w:r w:rsidRPr="00336E93" w:rsidDel="00A67832">
                <w:rPr>
                  <w:rFonts w:ascii="Arial" w:eastAsia="Calibri" w:hAnsi="Arial" w:cs="Arial"/>
                  <w:b/>
                  <w:bCs/>
                  <w:i/>
                  <w:iCs/>
                  <w:sz w:val="20"/>
                  <w:szCs w:val="18"/>
                </w:rPr>
                <w:delText xml:space="preserve">Figure </w:delText>
              </w:r>
              <w:r w:rsidDel="00A67832">
                <w:rPr>
                  <w:rFonts w:ascii="Arial" w:eastAsia="Calibri" w:hAnsi="Arial" w:cs="Arial"/>
                  <w:b/>
                  <w:bCs/>
                  <w:i/>
                  <w:iCs/>
                  <w:sz w:val="20"/>
                  <w:szCs w:val="18"/>
                </w:rPr>
                <w:delText xml:space="preserve">1 </w:delText>
              </w:r>
              <w:r w:rsidR="00A80489" w:rsidRPr="00A80489" w:rsidDel="00A67832">
                <w:rPr>
                  <w:rFonts w:ascii="Arial" w:eastAsia="Calibri" w:hAnsi="Arial" w:cs="Arial"/>
                  <w:i/>
                  <w:iCs/>
                  <w:sz w:val="20"/>
                  <w:szCs w:val="18"/>
                  <w:lang w:val="en-GB"/>
                </w:rPr>
                <w:delText xml:space="preserve">Drone photograph </w:delText>
              </w:r>
              <w:r w:rsidR="002A114C" w:rsidDel="00A67832">
                <w:rPr>
                  <w:rFonts w:ascii="Arial" w:eastAsia="Calibri" w:hAnsi="Arial" w:cs="Arial"/>
                  <w:i/>
                  <w:iCs/>
                  <w:sz w:val="20"/>
                  <w:szCs w:val="18"/>
                  <w:lang w:val="en-GB"/>
                </w:rPr>
                <w:delText xml:space="preserve">of the bunker area during the first bunker excavation phase. </w:delText>
              </w:r>
              <w:r w:rsidR="00B01333" w:rsidDel="00A67832">
                <w:rPr>
                  <w:rFonts w:ascii="Arial" w:eastAsia="Calibri" w:hAnsi="Arial" w:cs="Arial"/>
                  <w:i/>
                  <w:iCs/>
                  <w:sz w:val="20"/>
                  <w:szCs w:val="18"/>
                  <w:lang w:val="en-GB"/>
                </w:rPr>
                <w:delText xml:space="preserve">RC foundation slab </w:delText>
              </w:r>
              <w:r w:rsidR="006407A9" w:rsidDel="00A67832">
                <w:rPr>
                  <w:rFonts w:ascii="Arial" w:eastAsia="Calibri" w:hAnsi="Arial" w:cs="Arial"/>
                  <w:i/>
                  <w:iCs/>
                  <w:sz w:val="20"/>
                  <w:szCs w:val="18"/>
                  <w:lang w:val="en-GB"/>
                </w:rPr>
                <w:delText xml:space="preserve">pour occurring </w:delText>
              </w:r>
              <w:r w:rsidR="0019257E" w:rsidDel="00A67832">
                <w:rPr>
                  <w:rFonts w:ascii="Arial" w:eastAsia="Calibri" w:hAnsi="Arial" w:cs="Arial"/>
                  <w:i/>
                  <w:iCs/>
                  <w:sz w:val="20"/>
                  <w:szCs w:val="18"/>
                  <w:lang w:val="en-GB"/>
                </w:rPr>
                <w:delText>to</w:delText>
              </w:r>
              <w:r w:rsidR="006407A9" w:rsidDel="00A67832">
                <w:rPr>
                  <w:rFonts w:ascii="Arial" w:eastAsia="Calibri" w:hAnsi="Arial" w:cs="Arial"/>
                  <w:i/>
                  <w:iCs/>
                  <w:sz w:val="20"/>
                  <w:szCs w:val="18"/>
                  <w:lang w:val="en-GB"/>
                </w:rPr>
                <w:delText xml:space="preserve"> the south side of the bunker. </w:delText>
              </w:r>
              <w:r w:rsidR="00BE0F24" w:rsidDel="00A67832">
                <w:rPr>
                  <w:rFonts w:ascii="Arial" w:eastAsia="Calibri" w:hAnsi="Arial" w:cs="Arial"/>
                  <w:i/>
                  <w:iCs/>
                  <w:sz w:val="20"/>
                  <w:szCs w:val="18"/>
                  <w:lang w:val="en-GB"/>
                </w:rPr>
                <w:delText xml:space="preserve">Piling and foundation slab construction </w:delText>
              </w:r>
              <w:r w:rsidR="00F9184D" w:rsidDel="00A67832">
                <w:rPr>
                  <w:rFonts w:ascii="Arial" w:eastAsia="Calibri" w:hAnsi="Arial" w:cs="Arial"/>
                  <w:i/>
                  <w:iCs/>
                  <w:sz w:val="20"/>
                  <w:szCs w:val="18"/>
                  <w:lang w:val="en-GB"/>
                </w:rPr>
                <w:delText xml:space="preserve">also took place to the north and </w:delText>
              </w:r>
              <w:r w:rsidR="00CA027E" w:rsidDel="00A67832">
                <w:rPr>
                  <w:rFonts w:ascii="Arial" w:eastAsia="Calibri" w:hAnsi="Arial" w:cs="Arial"/>
                  <w:i/>
                  <w:iCs/>
                  <w:sz w:val="20"/>
                  <w:szCs w:val="18"/>
                  <w:lang w:val="en-GB"/>
                </w:rPr>
                <w:delText xml:space="preserve">east of the bunker during the main bunker excavation works. </w:delText>
              </w:r>
            </w:del>
          </w:p>
        </w:tc>
      </w:tr>
    </w:tbl>
    <w:p w14:paraId="0AD0D3F6" w14:textId="107FDBDF" w:rsidR="00BF180D" w:rsidRDefault="00BF180D" w:rsidP="00316858">
      <w:pPr>
        <w:spacing w:after="120" w:line="360" w:lineRule="auto"/>
        <w:jc w:val="both"/>
        <w:rPr>
          <w:color w:val="3333FF"/>
        </w:rPr>
      </w:pPr>
    </w:p>
    <w:p w14:paraId="1422C013" w14:textId="142F4603" w:rsidR="005912D3" w:rsidRDefault="005912D3" w:rsidP="00316858">
      <w:pPr>
        <w:spacing w:after="120" w:line="360" w:lineRule="auto"/>
        <w:jc w:val="both"/>
        <w:rPr>
          <w:color w:val="3333FF"/>
        </w:rPr>
      </w:pPr>
    </w:p>
    <w:p w14:paraId="749DA1E6" w14:textId="5E58F953" w:rsidR="005912D3" w:rsidRDefault="005912D3" w:rsidP="00316858">
      <w:pPr>
        <w:spacing w:after="120" w:line="360" w:lineRule="auto"/>
        <w:jc w:val="both"/>
        <w:rPr>
          <w:color w:val="3333FF"/>
        </w:rPr>
      </w:pPr>
    </w:p>
    <w:p w14:paraId="1661E043" w14:textId="77777777" w:rsidR="005912D3" w:rsidRDefault="005912D3" w:rsidP="00316858">
      <w:pPr>
        <w:spacing w:after="120" w:line="360" w:lineRule="auto"/>
        <w:jc w:val="both"/>
        <w:rPr>
          <w:color w:val="3333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D7BF8" w14:paraId="575ED27F" w14:textId="77777777" w:rsidTr="00401B5E">
        <w:tc>
          <w:tcPr>
            <w:tcW w:w="9628" w:type="dxa"/>
          </w:tcPr>
          <w:p w14:paraId="2CF89452" w14:textId="6F8D6E6C" w:rsidR="006D7BF8" w:rsidRDefault="009F4EE2" w:rsidP="00401B5E">
            <w:pPr>
              <w:spacing w:after="240"/>
              <w:jc w:val="center"/>
              <w:rPr>
                <w:rFonts w:ascii="Arial" w:eastAsia="Georgia" w:hAnsi="Arial" w:cs="Arial"/>
                <w:szCs w:val="34"/>
                <w:lang w:val="en-US"/>
              </w:rPr>
            </w:pPr>
            <w:r>
              <w:rPr>
                <w:noProof/>
              </w:rPr>
              <w:lastRenderedPageBreak/>
              <w:drawing>
                <wp:inline distT="0" distB="0" distL="0" distR="0" wp14:anchorId="5201A310" wp14:editId="44DDEC69">
                  <wp:extent cx="5263116" cy="2962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692" cy="2968705"/>
                          </a:xfrm>
                          <a:prstGeom prst="rect">
                            <a:avLst/>
                          </a:prstGeom>
                          <a:noFill/>
                          <a:ln>
                            <a:noFill/>
                          </a:ln>
                        </pic:spPr>
                      </pic:pic>
                    </a:graphicData>
                  </a:graphic>
                </wp:inline>
              </w:drawing>
            </w:r>
          </w:p>
        </w:tc>
      </w:tr>
      <w:tr w:rsidR="006D7BF8" w14:paraId="7CE8A21D" w14:textId="77777777" w:rsidTr="00401B5E">
        <w:tc>
          <w:tcPr>
            <w:tcW w:w="9628" w:type="dxa"/>
          </w:tcPr>
          <w:p w14:paraId="6BBE41A1" w14:textId="77777777" w:rsidR="006D7BF8" w:rsidRPr="00B4324A" w:rsidRDefault="006D7BF8" w:rsidP="00401B5E">
            <w:pPr>
              <w:spacing w:after="240"/>
              <w:jc w:val="center"/>
              <w:rPr>
                <w:rFonts w:ascii="Arial" w:hAnsi="Arial" w:cs="Arial"/>
                <w:bCs/>
                <w:i/>
                <w:iCs/>
                <w:sz w:val="20"/>
              </w:rPr>
            </w:pPr>
            <w:r w:rsidRPr="00B4324A">
              <w:rPr>
                <w:rFonts w:ascii="Arial" w:hAnsi="Arial" w:cs="Arial"/>
                <w:bCs/>
                <w:i/>
                <w:iCs/>
                <w:sz w:val="20"/>
              </w:rPr>
              <w:t>(a)</w:t>
            </w:r>
          </w:p>
        </w:tc>
      </w:tr>
      <w:tr w:rsidR="006D7BF8" w14:paraId="3376D207" w14:textId="77777777" w:rsidTr="00401B5E">
        <w:tc>
          <w:tcPr>
            <w:tcW w:w="9628" w:type="dxa"/>
          </w:tcPr>
          <w:p w14:paraId="03A030A5" w14:textId="64B04916" w:rsidR="006D7BF8" w:rsidRDefault="007733E9" w:rsidP="00401B5E">
            <w:pPr>
              <w:spacing w:after="240"/>
              <w:jc w:val="center"/>
              <w:rPr>
                <w:rFonts w:ascii="Arial" w:hAnsi="Arial" w:cs="Arial"/>
                <w:b/>
                <w:i/>
                <w:iCs/>
                <w:sz w:val="20"/>
              </w:rPr>
            </w:pPr>
            <w:r>
              <w:rPr>
                <w:noProof/>
              </w:rPr>
              <w:drawing>
                <wp:inline distT="0" distB="0" distL="0" distR="0" wp14:anchorId="3838F18C" wp14:editId="50A3F8C3">
                  <wp:extent cx="5282675" cy="2742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90" t="4968" r="5945" b="9598"/>
                          <a:stretch/>
                        </pic:blipFill>
                        <pic:spPr bwMode="auto">
                          <a:xfrm>
                            <a:off x="0" y="0"/>
                            <a:ext cx="5301234" cy="2752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7BF8" w14:paraId="4FA68581" w14:textId="77777777" w:rsidTr="00401B5E">
        <w:tc>
          <w:tcPr>
            <w:tcW w:w="9628" w:type="dxa"/>
          </w:tcPr>
          <w:p w14:paraId="70643733" w14:textId="77777777" w:rsidR="006D7BF8" w:rsidRPr="00B4324A" w:rsidRDefault="006D7BF8" w:rsidP="00401B5E">
            <w:pPr>
              <w:spacing w:after="240"/>
              <w:jc w:val="center"/>
              <w:rPr>
                <w:rFonts w:ascii="Arial" w:hAnsi="Arial" w:cs="Arial"/>
                <w:bCs/>
                <w:i/>
                <w:iCs/>
                <w:sz w:val="20"/>
              </w:rPr>
            </w:pPr>
            <w:r w:rsidRPr="00B4324A">
              <w:rPr>
                <w:rFonts w:ascii="Arial" w:hAnsi="Arial" w:cs="Arial"/>
                <w:bCs/>
                <w:i/>
                <w:iCs/>
                <w:sz w:val="20"/>
              </w:rPr>
              <w:t>(b)</w:t>
            </w:r>
          </w:p>
        </w:tc>
      </w:tr>
      <w:tr w:rsidR="006D7BF8" w14:paraId="72D81FD5" w14:textId="77777777" w:rsidTr="00401B5E">
        <w:tc>
          <w:tcPr>
            <w:tcW w:w="9628" w:type="dxa"/>
          </w:tcPr>
          <w:p w14:paraId="425C87F2" w14:textId="3A12A7C9" w:rsidR="006D7BF8" w:rsidRPr="009F4EE2" w:rsidRDefault="006D7BF8" w:rsidP="00DA4685">
            <w:pPr>
              <w:spacing w:after="240" w:line="360" w:lineRule="auto"/>
              <w:jc w:val="center"/>
              <w:rPr>
                <w:rFonts w:ascii="Arial" w:eastAsia="Georgia" w:hAnsi="Arial" w:cs="Arial"/>
                <w:bCs/>
                <w:color w:val="FF0000"/>
                <w:szCs w:val="34"/>
                <w:lang w:val="en-GB"/>
              </w:rPr>
            </w:pPr>
            <w:r>
              <w:rPr>
                <w:rFonts w:ascii="Arial" w:hAnsi="Arial" w:cs="Arial"/>
                <w:b/>
                <w:i/>
                <w:iCs/>
                <w:sz w:val="20"/>
              </w:rPr>
              <w:t>Figure</w:t>
            </w:r>
            <w:r w:rsidRPr="00F6488E">
              <w:rPr>
                <w:rFonts w:ascii="Arial" w:hAnsi="Arial" w:cs="Arial"/>
                <w:b/>
                <w:i/>
                <w:iCs/>
                <w:sz w:val="20"/>
              </w:rPr>
              <w:t xml:space="preserve"> </w:t>
            </w:r>
            <w:ins w:id="78" w:author="Brian Sheil" w:date="2022-12-20T05:17:00Z">
              <w:r w:rsidR="00A67832">
                <w:rPr>
                  <w:rFonts w:ascii="Arial" w:hAnsi="Arial" w:cs="Arial"/>
                  <w:b/>
                  <w:i/>
                  <w:iCs/>
                  <w:sz w:val="20"/>
                  <w:lang w:val="en-US"/>
                </w:rPr>
                <w:t>R</w:t>
              </w:r>
              <w:r w:rsidR="00A67832">
                <w:rPr>
                  <w:rFonts w:ascii="Arial" w:hAnsi="Arial" w:cs="Arial"/>
                  <w:b/>
                  <w:i/>
                  <w:iCs/>
                  <w:sz w:val="20"/>
                  <w:lang w:val="en-GB"/>
                </w:rPr>
                <w:t>1</w:t>
              </w:r>
            </w:ins>
            <w:del w:id="79" w:author="Brian Sheil" w:date="2022-12-20T05:17:00Z">
              <w:r w:rsidR="009F4EE2" w:rsidDel="00A67832">
                <w:rPr>
                  <w:rFonts w:ascii="Arial" w:hAnsi="Arial" w:cs="Arial"/>
                  <w:b/>
                  <w:i/>
                  <w:iCs/>
                  <w:sz w:val="20"/>
                  <w:lang w:val="en-GB"/>
                </w:rPr>
                <w:delText>2</w:delText>
              </w:r>
            </w:del>
            <w:r>
              <w:rPr>
                <w:rFonts w:ascii="Arial" w:hAnsi="Arial" w:cs="Arial"/>
                <w:b/>
                <w:i/>
                <w:iCs/>
                <w:sz w:val="20"/>
              </w:rPr>
              <w:t xml:space="preserve"> </w:t>
            </w:r>
            <w:r w:rsidR="009F4EE2" w:rsidRPr="00DA4685">
              <w:rPr>
                <w:rFonts w:ascii="Arial" w:hAnsi="Arial" w:cs="Arial"/>
                <w:bCs/>
                <w:i/>
                <w:iCs/>
                <w:sz w:val="20"/>
                <w:lang w:val="en-GB"/>
              </w:rPr>
              <w:t xml:space="preserve">Drone </w:t>
            </w:r>
            <w:r w:rsidR="00426228" w:rsidRPr="00DA4685">
              <w:rPr>
                <w:rFonts w:ascii="Arial" w:hAnsi="Arial" w:cs="Arial"/>
                <w:bCs/>
                <w:i/>
                <w:iCs/>
                <w:sz w:val="20"/>
                <w:lang w:val="en-GB"/>
              </w:rPr>
              <w:t xml:space="preserve">photographs of the bunker taken </w:t>
            </w:r>
            <w:r w:rsidR="00DA4685" w:rsidRPr="00DA4685">
              <w:rPr>
                <w:rFonts w:ascii="Arial" w:hAnsi="Arial" w:cs="Arial"/>
                <w:bCs/>
                <w:i/>
                <w:iCs/>
                <w:sz w:val="20"/>
                <w:lang w:val="en-GB"/>
              </w:rPr>
              <w:t xml:space="preserve">(a) </w:t>
            </w:r>
            <w:r w:rsidR="00426228" w:rsidRPr="00DA4685">
              <w:rPr>
                <w:rFonts w:ascii="Arial" w:hAnsi="Arial" w:cs="Arial"/>
                <w:bCs/>
                <w:i/>
                <w:iCs/>
                <w:sz w:val="20"/>
                <w:lang w:val="en-GB"/>
              </w:rPr>
              <w:t xml:space="preserve">during </w:t>
            </w:r>
            <w:r w:rsidR="00DA4685" w:rsidRPr="00DA4685">
              <w:rPr>
                <w:rFonts w:ascii="Arial" w:hAnsi="Arial" w:cs="Arial"/>
                <w:bCs/>
                <w:i/>
                <w:iCs/>
                <w:sz w:val="20"/>
                <w:lang w:val="en-GB"/>
              </w:rPr>
              <w:t xml:space="preserve">capping beam construction and (b) taken post capping beam construction. </w:t>
            </w:r>
          </w:p>
        </w:tc>
      </w:tr>
    </w:tbl>
    <w:p w14:paraId="158BE72B" w14:textId="77777777" w:rsidR="003E76E1" w:rsidRDefault="003E76E1" w:rsidP="00296AB2">
      <w:pPr>
        <w:spacing w:line="240" w:lineRule="auto"/>
      </w:pPr>
    </w:p>
    <w:p w14:paraId="4A36AFC2" w14:textId="77777777" w:rsidR="005912D3" w:rsidRDefault="005912D3" w:rsidP="00296AB2">
      <w:pPr>
        <w:spacing w:line="240" w:lineRule="auto"/>
        <w:rPr>
          <w:b/>
          <w:bCs/>
          <w:color w:val="0000FF"/>
        </w:rPr>
      </w:pPr>
    </w:p>
    <w:p w14:paraId="67AEF5E6" w14:textId="77777777" w:rsidR="005912D3" w:rsidRDefault="005912D3" w:rsidP="00296AB2">
      <w:pPr>
        <w:spacing w:line="240" w:lineRule="auto"/>
        <w:rPr>
          <w:b/>
          <w:bCs/>
          <w:color w:val="0000FF"/>
        </w:rPr>
      </w:pPr>
    </w:p>
    <w:p w14:paraId="608053A1" w14:textId="77777777" w:rsidR="005912D3" w:rsidRDefault="005912D3" w:rsidP="00296AB2">
      <w:pPr>
        <w:spacing w:line="240" w:lineRule="auto"/>
        <w:rPr>
          <w:b/>
          <w:bCs/>
          <w:color w:val="0000FF"/>
        </w:rPr>
      </w:pPr>
    </w:p>
    <w:p w14:paraId="6416C067" w14:textId="77777777" w:rsidR="005912D3" w:rsidRDefault="005912D3" w:rsidP="00296AB2">
      <w:pPr>
        <w:spacing w:line="240" w:lineRule="auto"/>
        <w:rPr>
          <w:b/>
          <w:bCs/>
          <w:color w:val="0000FF"/>
        </w:rPr>
      </w:pPr>
    </w:p>
    <w:p w14:paraId="48E419BE" w14:textId="77777777" w:rsidR="005912D3" w:rsidRDefault="005912D3" w:rsidP="00296AB2">
      <w:pPr>
        <w:spacing w:line="240" w:lineRule="auto"/>
        <w:rPr>
          <w:b/>
          <w:bCs/>
          <w:color w:val="0000FF"/>
        </w:rPr>
      </w:pPr>
    </w:p>
    <w:p w14:paraId="148BD0BC" w14:textId="57E009C8" w:rsidR="00517AB9" w:rsidRPr="00C45418" w:rsidRDefault="00221D28" w:rsidP="00296AB2">
      <w:pPr>
        <w:spacing w:line="240" w:lineRule="auto"/>
        <w:rPr>
          <w:b/>
          <w:bCs/>
          <w:color w:val="0000FF"/>
        </w:rPr>
      </w:pPr>
      <w:r w:rsidRPr="00C45418">
        <w:rPr>
          <w:b/>
          <w:bCs/>
          <w:color w:val="0000FF"/>
        </w:rPr>
        <w:lastRenderedPageBreak/>
        <w:t>References</w:t>
      </w:r>
    </w:p>
    <w:p w14:paraId="1424B4D6" w14:textId="77777777" w:rsidR="0075658A" w:rsidRPr="00C45418" w:rsidRDefault="0075658A" w:rsidP="00296AB2">
      <w:pPr>
        <w:spacing w:line="240" w:lineRule="auto"/>
        <w:rPr>
          <w:b/>
          <w:bCs/>
          <w:color w:val="0000FF"/>
        </w:rPr>
      </w:pPr>
    </w:p>
    <w:p w14:paraId="76E917D5" w14:textId="67B28C86" w:rsidR="00D130C7" w:rsidRPr="00C45418" w:rsidRDefault="00D130C7" w:rsidP="00517AB9">
      <w:pPr>
        <w:spacing w:after="120" w:line="360" w:lineRule="auto"/>
        <w:rPr>
          <w:color w:val="0000FF"/>
        </w:rPr>
      </w:pPr>
      <w:r w:rsidRPr="00C45418">
        <w:rPr>
          <w:color w:val="0000FF"/>
        </w:rPr>
        <w:t>Clough, G. W., and T. D. O’Rourke. 1990. “Construction induced movements of in-situ walls.” In Geotechnical special publication: Design and performance of earth retaining structures (GSP 25), 439–470.</w:t>
      </w:r>
    </w:p>
    <w:p w14:paraId="60BECC2F" w14:textId="7EBB6A47" w:rsidR="00670376" w:rsidRPr="00C45418" w:rsidRDefault="00670376" w:rsidP="00517AB9">
      <w:pPr>
        <w:spacing w:after="120" w:line="360" w:lineRule="auto"/>
        <w:rPr>
          <w:color w:val="0000FF"/>
        </w:rPr>
      </w:pPr>
      <w:r w:rsidRPr="00C45418">
        <w:rPr>
          <w:color w:val="0000FF"/>
        </w:rPr>
        <w:t>Peck, R. B. 1969. “Deep excavation &amp; tunnelling in soft ground: State of the art report.” In Proc., 7th Int. Conf. of Soil Mechanics and Foundation Engineering, 225–281.</w:t>
      </w:r>
    </w:p>
    <w:p w14:paraId="75971192" w14:textId="66979868" w:rsidR="00517AB9" w:rsidRPr="00C45418" w:rsidRDefault="0075658A" w:rsidP="00517AB9">
      <w:pPr>
        <w:spacing w:after="120" w:line="360" w:lineRule="auto"/>
        <w:rPr>
          <w:color w:val="0000FF"/>
        </w:rPr>
      </w:pPr>
      <w:r w:rsidRPr="00C45418">
        <w:rPr>
          <w:color w:val="0000FF"/>
        </w:rPr>
        <w:t>Robertson, P.K., 2009. Interpretation of cone penetration tests—a unified approach. Canadian geotechnical journal, 46(11), pp.1337-1355.</w:t>
      </w:r>
    </w:p>
    <w:p w14:paraId="26FAB780" w14:textId="7B5E5E79" w:rsidR="00A0474A" w:rsidRDefault="00A0474A" w:rsidP="00517AB9">
      <w:pPr>
        <w:spacing w:after="120" w:line="360" w:lineRule="auto"/>
      </w:pPr>
    </w:p>
    <w:p w14:paraId="6E5B31E7" w14:textId="3B966520" w:rsidR="00A0474A" w:rsidRDefault="00A0474A" w:rsidP="00517AB9">
      <w:pPr>
        <w:spacing w:after="120" w:line="360" w:lineRule="auto"/>
      </w:pPr>
    </w:p>
    <w:p w14:paraId="13B2605C" w14:textId="3D2753D5" w:rsidR="00A0474A" w:rsidRDefault="00A0474A" w:rsidP="00517AB9">
      <w:pPr>
        <w:spacing w:after="120" w:line="360" w:lineRule="auto"/>
      </w:pPr>
    </w:p>
    <w:p w14:paraId="28C7E4E0" w14:textId="17A43EB1" w:rsidR="00A0474A" w:rsidRDefault="00A0474A" w:rsidP="00517AB9">
      <w:pPr>
        <w:spacing w:after="120" w:line="360" w:lineRule="auto"/>
      </w:pPr>
    </w:p>
    <w:p w14:paraId="1305D390" w14:textId="6191E4D2" w:rsidR="00A0474A" w:rsidRDefault="00A0474A" w:rsidP="00517AB9">
      <w:pPr>
        <w:spacing w:after="120" w:line="360" w:lineRule="auto"/>
      </w:pPr>
    </w:p>
    <w:p w14:paraId="35043E42" w14:textId="7ED52804" w:rsidR="00A0474A" w:rsidRDefault="00A0474A" w:rsidP="00517AB9">
      <w:pPr>
        <w:spacing w:after="120" w:line="360" w:lineRule="auto"/>
      </w:pPr>
    </w:p>
    <w:p w14:paraId="526D0A94" w14:textId="77777777" w:rsidR="00A0474A" w:rsidRPr="007F3614" w:rsidRDefault="00A0474A" w:rsidP="00517AB9">
      <w:pPr>
        <w:spacing w:after="120" w:line="360" w:lineRule="auto"/>
      </w:pPr>
    </w:p>
    <w:p w14:paraId="57007B53" w14:textId="77777777" w:rsidR="00A0474A" w:rsidRDefault="00A0474A">
      <w:pPr>
        <w:rPr>
          <w:rFonts w:eastAsia="Roboto"/>
          <w:b/>
          <w:color w:val="201F1E"/>
        </w:rPr>
      </w:pPr>
      <w:r>
        <w:rPr>
          <w:rFonts w:eastAsia="Roboto"/>
          <w:b/>
          <w:color w:val="201F1E"/>
        </w:rPr>
        <w:br w:type="page"/>
      </w:r>
    </w:p>
    <w:p w14:paraId="00000001" w14:textId="3C3BA39C" w:rsidR="00673EE1" w:rsidRPr="007F3614" w:rsidRDefault="007F3614" w:rsidP="007F3614">
      <w:pPr>
        <w:shd w:val="clear" w:color="auto" w:fill="FFFFFF"/>
        <w:spacing w:after="120" w:line="360" w:lineRule="auto"/>
        <w:jc w:val="center"/>
        <w:rPr>
          <w:rFonts w:eastAsia="Roboto"/>
          <w:b/>
          <w:color w:val="201F1E"/>
        </w:rPr>
      </w:pPr>
      <w:r>
        <w:rPr>
          <w:rFonts w:eastAsia="Roboto"/>
          <w:b/>
          <w:color w:val="201F1E"/>
        </w:rPr>
        <w:lastRenderedPageBreak/>
        <w:t>REVIEWER 2</w:t>
      </w:r>
    </w:p>
    <w:p w14:paraId="5E957FD7" w14:textId="77777777" w:rsidR="00A67832" w:rsidRDefault="00F01AD3" w:rsidP="00F01AD3">
      <w:pPr>
        <w:shd w:val="clear" w:color="auto" w:fill="FFFFFF"/>
        <w:spacing w:after="120" w:line="360" w:lineRule="auto"/>
        <w:jc w:val="both"/>
        <w:rPr>
          <w:ins w:id="80" w:author="Brian Sheil" w:date="2022-12-20T05:20:00Z"/>
          <w:rFonts w:eastAsia="Roboto"/>
          <w:color w:val="201F1E"/>
        </w:rPr>
      </w:pPr>
      <w:r w:rsidRPr="00F01AD3">
        <w:rPr>
          <w:rFonts w:eastAsia="Roboto"/>
          <w:color w:val="201F1E"/>
        </w:rPr>
        <w:t xml:space="preserve">The authors presented field observation of an excavation in Chester, UK, for the underground waste storage bunker. The excavation is quite regular in terms of the size, depth, geometry, and ground condition. It is almost greenfield condition adjacent to the excavation, so little concern is on the disturbance to the adjacent facilities. Based on the CPT tests adjacent to the retaining wall, the ground soil layers are quite flat and relatively uniform. No other lab test data are reported on the soil properties. </w:t>
      </w:r>
    </w:p>
    <w:p w14:paraId="64E44E82" w14:textId="77777777" w:rsidR="00A67832" w:rsidRDefault="00A67832" w:rsidP="00A67832">
      <w:pPr>
        <w:shd w:val="clear" w:color="auto" w:fill="FFFFFF"/>
        <w:spacing w:after="120" w:line="360" w:lineRule="auto"/>
        <w:rPr>
          <w:ins w:id="81" w:author="Brian Sheil" w:date="2022-12-20T05:20:00Z"/>
          <w:rFonts w:eastAsia="Roboto"/>
          <w:b/>
          <w:color w:val="0000FF"/>
        </w:rPr>
      </w:pPr>
      <w:ins w:id="82" w:author="Brian Sheil" w:date="2022-12-20T05:20:00Z">
        <w:r w:rsidRPr="00FF7760">
          <w:rPr>
            <w:rFonts w:eastAsia="Roboto"/>
            <w:b/>
            <w:color w:val="0000FF"/>
          </w:rPr>
          <w:t>Response:</w:t>
        </w:r>
      </w:ins>
    </w:p>
    <w:p w14:paraId="3869976D" w14:textId="51FC9605" w:rsidR="00A67832" w:rsidRDefault="00A67832">
      <w:pPr>
        <w:shd w:val="clear" w:color="auto" w:fill="FFFFFF"/>
        <w:spacing w:after="120" w:line="360" w:lineRule="auto"/>
        <w:rPr>
          <w:ins w:id="83" w:author="Brian Sheil" w:date="2022-12-20T05:20:00Z"/>
          <w:rFonts w:eastAsia="Roboto"/>
          <w:color w:val="201F1E"/>
        </w:rPr>
        <w:pPrChange w:id="84" w:author="Brian Sheil" w:date="2022-12-20T05:24:00Z">
          <w:pPr>
            <w:shd w:val="clear" w:color="auto" w:fill="FFFFFF"/>
            <w:spacing w:after="120" w:line="360" w:lineRule="auto"/>
            <w:jc w:val="both"/>
          </w:pPr>
        </w:pPrChange>
      </w:pPr>
      <w:ins w:id="85" w:author="Brian Sheil" w:date="2022-12-20T05:21:00Z">
        <w:r>
          <w:rPr>
            <w:rFonts w:eastAsia="Roboto"/>
            <w:bCs/>
            <w:color w:val="0000FF"/>
          </w:rPr>
          <w:t xml:space="preserve">In hindsight, we agree with the reviewer that the information presented from the site investigation programme </w:t>
        </w:r>
      </w:ins>
      <w:ins w:id="86" w:author="Brian Sheil" w:date="2022-12-20T05:22:00Z">
        <w:r>
          <w:rPr>
            <w:rFonts w:eastAsia="Roboto"/>
            <w:bCs/>
            <w:color w:val="0000FF"/>
          </w:rPr>
          <w:t>was lacking. T</w:t>
        </w:r>
      </w:ins>
      <w:ins w:id="87" w:author="Brian Sheil" w:date="2022-12-20T05:20:00Z">
        <w:r>
          <w:rPr>
            <w:rFonts w:eastAsia="Roboto"/>
            <w:bCs/>
            <w:color w:val="0000FF"/>
          </w:rPr>
          <w:t xml:space="preserve">he revised paper now includes </w:t>
        </w:r>
      </w:ins>
      <w:ins w:id="88" w:author="Brian Sheil" w:date="2022-12-20T05:22:00Z">
        <w:r>
          <w:rPr>
            <w:rFonts w:eastAsia="Roboto"/>
            <w:bCs/>
            <w:color w:val="0000FF"/>
          </w:rPr>
          <w:t xml:space="preserve">significantly more data from the site investigation </w:t>
        </w:r>
      </w:ins>
      <w:ins w:id="89" w:author="Brian Sheil" w:date="2022-12-20T05:20:00Z">
        <w:r>
          <w:rPr>
            <w:rFonts w:eastAsia="Roboto"/>
            <w:bCs/>
            <w:color w:val="0000FF"/>
          </w:rPr>
          <w:t xml:space="preserve">including density tests (see </w:t>
        </w:r>
        <w:r w:rsidRPr="00A67832">
          <w:rPr>
            <w:rFonts w:eastAsia="Roboto"/>
            <w:bCs/>
            <w:color w:val="0000FF"/>
            <w:u w:val="single"/>
            <w:rPrChange w:id="90" w:author="Brian Sheil" w:date="2022-12-20T05:23:00Z">
              <w:rPr>
                <w:rFonts w:eastAsia="Roboto"/>
                <w:bCs/>
                <w:color w:val="0000FF"/>
              </w:rPr>
            </w:rPrChange>
          </w:rPr>
          <w:t>new</w:t>
        </w:r>
        <w:r>
          <w:rPr>
            <w:rFonts w:eastAsia="Roboto"/>
            <w:bCs/>
            <w:color w:val="0000FF"/>
          </w:rPr>
          <w:t xml:space="preserve"> Fig. 5), index tests (see </w:t>
        </w:r>
        <w:r w:rsidRPr="00A67832">
          <w:rPr>
            <w:rFonts w:eastAsia="Roboto"/>
            <w:bCs/>
            <w:color w:val="0000FF"/>
            <w:u w:val="single"/>
            <w:rPrChange w:id="91" w:author="Brian Sheil" w:date="2022-12-20T05:23:00Z">
              <w:rPr>
                <w:rFonts w:eastAsia="Roboto"/>
                <w:bCs/>
                <w:color w:val="0000FF"/>
              </w:rPr>
            </w:rPrChange>
          </w:rPr>
          <w:t>new</w:t>
        </w:r>
        <w:r>
          <w:rPr>
            <w:rFonts w:eastAsia="Roboto"/>
            <w:bCs/>
            <w:color w:val="0000FF"/>
          </w:rPr>
          <w:t xml:space="preserve"> Fig. 5) and </w:t>
        </w:r>
      </w:ins>
      <w:ins w:id="92" w:author="Brian Sheil" w:date="2022-12-20T05:23:00Z">
        <w:r>
          <w:rPr>
            <w:rFonts w:eastAsia="Roboto"/>
            <w:bCs/>
            <w:color w:val="0000FF"/>
          </w:rPr>
          <w:t xml:space="preserve">undrained-unconsolidated </w:t>
        </w:r>
      </w:ins>
      <w:ins w:id="93" w:author="Brian Sheil" w:date="2022-12-20T05:20:00Z">
        <w:r>
          <w:rPr>
            <w:rFonts w:eastAsia="Roboto"/>
            <w:bCs/>
            <w:color w:val="0000FF"/>
          </w:rPr>
          <w:t>triaxial tests (see revised Fig. 3).</w:t>
        </w:r>
      </w:ins>
      <w:ins w:id="94" w:author="Brian Sheil" w:date="2022-12-20T05:23:00Z">
        <w:r>
          <w:rPr>
            <w:rFonts w:eastAsia="Roboto"/>
            <w:bCs/>
            <w:color w:val="0000FF"/>
          </w:rPr>
          <w:t xml:space="preserve"> The triaxial tests also allowed the authors to calibrate a site-specific cone factor for the cone penetration test data (revised Fig. 3). </w:t>
        </w:r>
      </w:ins>
      <w:ins w:id="95" w:author="Brian Sheil" w:date="2022-12-20T05:24:00Z">
        <w:r>
          <w:rPr>
            <w:rFonts w:eastAsia="Roboto"/>
            <w:bCs/>
            <w:color w:val="0000FF"/>
          </w:rPr>
          <w:t>Given the word limit for this journal, we have reserved more advanced laboratory testing for a future paper involving complementary constitutive/numerical modelling.</w:t>
        </w:r>
      </w:ins>
    </w:p>
    <w:p w14:paraId="1850776F" w14:textId="77777777" w:rsidR="00A67832" w:rsidRDefault="00A67832" w:rsidP="00F01AD3">
      <w:pPr>
        <w:shd w:val="clear" w:color="auto" w:fill="FFFFFF"/>
        <w:spacing w:after="120" w:line="360" w:lineRule="auto"/>
        <w:jc w:val="both"/>
        <w:rPr>
          <w:ins w:id="96" w:author="Brian Sheil" w:date="2022-12-20T05:20:00Z"/>
          <w:rFonts w:eastAsia="Roboto"/>
          <w:color w:val="201F1E"/>
        </w:rPr>
      </w:pPr>
    </w:p>
    <w:p w14:paraId="343F1EC0" w14:textId="69E88558" w:rsidR="00F01AD3" w:rsidRDefault="00F01AD3" w:rsidP="00F01AD3">
      <w:pPr>
        <w:shd w:val="clear" w:color="auto" w:fill="FFFFFF"/>
        <w:spacing w:after="120" w:line="360" w:lineRule="auto"/>
        <w:jc w:val="both"/>
        <w:rPr>
          <w:rFonts w:eastAsia="Roboto"/>
          <w:color w:val="201F1E"/>
        </w:rPr>
      </w:pPr>
      <w:r w:rsidRPr="00F01AD3">
        <w:rPr>
          <w:rFonts w:eastAsia="Roboto"/>
          <w:color w:val="201F1E"/>
        </w:rPr>
        <w:t>The design and construction for this project look very conventional, and no detailed information was provided apart from the construction procedures. The field measurement program include the inclinometers close to the wall, vibrating wire strain gauges and optic fiber Bragg grating on the steel strut and RC beams, and piezometers in the soil. Continuous data measurement was reported for the major construction period.</w:t>
      </w:r>
    </w:p>
    <w:p w14:paraId="24CA7848" w14:textId="1F97E074" w:rsidR="00713CEE" w:rsidDel="00A67832" w:rsidRDefault="00C52C7F" w:rsidP="00713CEE">
      <w:pPr>
        <w:shd w:val="clear" w:color="auto" w:fill="FFFFFF"/>
        <w:spacing w:after="120" w:line="360" w:lineRule="auto"/>
        <w:rPr>
          <w:del w:id="97" w:author="Brian Sheil" w:date="2022-12-20T05:20:00Z"/>
          <w:rFonts w:eastAsia="Roboto"/>
          <w:b/>
          <w:color w:val="0000FF"/>
        </w:rPr>
      </w:pPr>
      <w:ins w:id="98" w:author="Brian Sheil" w:date="2022-12-20T05:27:00Z">
        <w:r>
          <w:rPr>
            <w:rFonts w:eastAsia="Roboto"/>
            <w:bCs/>
            <w:color w:val="0000FF"/>
          </w:rPr>
          <w:t>I</w:t>
        </w:r>
      </w:ins>
      <w:ins w:id="99" w:author="Brian Sheil" w:date="2022-12-20T05:25:00Z">
        <w:r>
          <w:rPr>
            <w:rFonts w:eastAsia="Roboto"/>
            <w:bCs/>
            <w:color w:val="0000FF"/>
          </w:rPr>
          <w:t xml:space="preserve">n retrospect, </w:t>
        </w:r>
      </w:ins>
      <w:ins w:id="100" w:author="Brian Sheil" w:date="2022-12-20T05:27:00Z">
        <w:r>
          <w:rPr>
            <w:rFonts w:eastAsia="Roboto"/>
            <w:bCs/>
            <w:color w:val="0000FF"/>
          </w:rPr>
          <w:t xml:space="preserve">the novel aspects of the project should </w:t>
        </w:r>
      </w:ins>
      <w:ins w:id="101" w:author="Brian Sheil" w:date="2022-12-20T05:25:00Z">
        <w:r>
          <w:rPr>
            <w:rFonts w:eastAsia="Roboto"/>
            <w:bCs/>
            <w:color w:val="0000FF"/>
          </w:rPr>
          <w:t xml:space="preserve">have been made clearer in our previous submission. </w:t>
        </w:r>
      </w:ins>
      <w:del w:id="102" w:author="Brian Sheil" w:date="2022-12-20T05:20:00Z">
        <w:r w:rsidR="00713CEE" w:rsidRPr="00FF7760" w:rsidDel="00A67832">
          <w:rPr>
            <w:rFonts w:eastAsia="Roboto"/>
            <w:b/>
            <w:color w:val="0000FF"/>
          </w:rPr>
          <w:delText>Response:</w:delText>
        </w:r>
      </w:del>
    </w:p>
    <w:p w14:paraId="76D94A9C" w14:textId="4E79A683" w:rsidR="00C52C7F" w:rsidDel="00C52C7F" w:rsidRDefault="00AD7A83" w:rsidP="00713CEE">
      <w:pPr>
        <w:shd w:val="clear" w:color="auto" w:fill="FFFFFF"/>
        <w:spacing w:after="120" w:line="360" w:lineRule="auto"/>
        <w:rPr>
          <w:del w:id="103" w:author="Brian Sheil" w:date="2022-12-20T05:28:00Z"/>
          <w:rFonts w:eastAsia="Roboto"/>
          <w:bCs/>
          <w:color w:val="0000FF"/>
        </w:rPr>
      </w:pPr>
      <w:r>
        <w:rPr>
          <w:rFonts w:eastAsia="Roboto"/>
          <w:bCs/>
          <w:color w:val="0000FF"/>
        </w:rPr>
        <w:t xml:space="preserve">The reviewer is correct </w:t>
      </w:r>
      <w:del w:id="104" w:author="Brian Sheil" w:date="2022-12-20T05:25:00Z">
        <w:r w:rsidDel="00C52C7F">
          <w:rPr>
            <w:rFonts w:eastAsia="Roboto"/>
            <w:bCs/>
            <w:color w:val="0000FF"/>
          </w:rPr>
          <w:delText xml:space="preserve">in saying </w:delText>
        </w:r>
      </w:del>
      <w:r>
        <w:rPr>
          <w:rFonts w:eastAsia="Roboto"/>
          <w:bCs/>
          <w:color w:val="0000FF"/>
        </w:rPr>
        <w:t xml:space="preserve">that the excavation is regular in terms of its </w:t>
      </w:r>
      <w:r w:rsidR="00FF29E2">
        <w:rPr>
          <w:rFonts w:eastAsia="Roboto"/>
          <w:bCs/>
          <w:color w:val="0000FF"/>
        </w:rPr>
        <w:t xml:space="preserve">geometry </w:t>
      </w:r>
      <w:del w:id="105" w:author="Brian Sheil" w:date="2022-12-20T05:25:00Z">
        <w:r w:rsidR="00FF29E2" w:rsidDel="00C52C7F">
          <w:rPr>
            <w:rFonts w:eastAsia="Roboto"/>
            <w:bCs/>
            <w:color w:val="0000FF"/>
          </w:rPr>
          <w:delText xml:space="preserve">and depth </w:delText>
        </w:r>
      </w:del>
      <w:r w:rsidR="00FF29E2">
        <w:rPr>
          <w:rFonts w:eastAsia="Roboto"/>
          <w:bCs/>
          <w:color w:val="0000FF"/>
        </w:rPr>
        <w:t xml:space="preserve">and that </w:t>
      </w:r>
      <w:r w:rsidR="009B116A">
        <w:rPr>
          <w:rFonts w:eastAsia="Roboto"/>
          <w:bCs/>
          <w:color w:val="0000FF"/>
        </w:rPr>
        <w:t xml:space="preserve">there is little concern about disturbance to adjacent facilities. However, </w:t>
      </w:r>
      <w:del w:id="106" w:author="Brian Sheil" w:date="2022-12-20T05:27:00Z">
        <w:r w:rsidR="00FD6F47" w:rsidDel="00C52C7F">
          <w:rPr>
            <w:rFonts w:eastAsia="Roboto"/>
            <w:bCs/>
            <w:color w:val="0000FF"/>
          </w:rPr>
          <w:delText xml:space="preserve">there </w:delText>
        </w:r>
        <w:r w:rsidR="00011F5E" w:rsidDel="00C52C7F">
          <w:rPr>
            <w:rFonts w:eastAsia="Roboto"/>
            <w:bCs/>
            <w:color w:val="0000FF"/>
          </w:rPr>
          <w:delText xml:space="preserve">have been very few </w:delText>
        </w:r>
      </w:del>
      <w:r w:rsidR="00011F5E">
        <w:rPr>
          <w:rFonts w:eastAsia="Roboto"/>
          <w:bCs/>
          <w:color w:val="0000FF"/>
        </w:rPr>
        <w:t xml:space="preserve">published case histories reporting the </w:t>
      </w:r>
      <w:r w:rsidR="00CC1ADC">
        <w:rPr>
          <w:rFonts w:eastAsia="Roboto"/>
          <w:bCs/>
          <w:color w:val="0000FF"/>
        </w:rPr>
        <w:t xml:space="preserve">behavior </w:t>
      </w:r>
      <w:r w:rsidR="0024521D">
        <w:rPr>
          <w:rFonts w:eastAsia="Roboto"/>
          <w:bCs/>
          <w:color w:val="0000FF"/>
        </w:rPr>
        <w:t xml:space="preserve">of deep excavations in </w:t>
      </w:r>
      <w:r w:rsidR="00996364">
        <w:rPr>
          <w:rFonts w:eastAsia="Roboto"/>
          <w:bCs/>
          <w:color w:val="0000FF"/>
        </w:rPr>
        <w:t xml:space="preserve">UK </w:t>
      </w:r>
      <w:r w:rsidR="0024521D">
        <w:rPr>
          <w:rFonts w:eastAsia="Roboto"/>
          <w:bCs/>
          <w:color w:val="0000FF"/>
        </w:rPr>
        <w:t>soft soils</w:t>
      </w:r>
      <w:ins w:id="107" w:author="Brian Sheil" w:date="2022-12-20T05:27:00Z">
        <w:r w:rsidR="00C52C7F">
          <w:rPr>
            <w:rFonts w:eastAsia="Roboto"/>
            <w:bCs/>
            <w:color w:val="0000FF"/>
          </w:rPr>
          <w:t xml:space="preserve"> is almost non-existent</w:t>
        </w:r>
      </w:ins>
      <w:r w:rsidR="0024521D">
        <w:rPr>
          <w:rFonts w:eastAsia="Roboto"/>
          <w:bCs/>
          <w:color w:val="0000FF"/>
        </w:rPr>
        <w:t>, with data typically limited to</w:t>
      </w:r>
      <w:ins w:id="108" w:author="Brian Sheil" w:date="2022-12-20T05:27:00Z">
        <w:r w:rsidR="00C52C7F">
          <w:rPr>
            <w:rFonts w:eastAsia="Roboto"/>
            <w:bCs/>
            <w:color w:val="0000FF"/>
          </w:rPr>
          <w:t xml:space="preserve"> the</w:t>
        </w:r>
      </w:ins>
      <w:del w:id="109" w:author="Brian Sheil" w:date="2022-12-20T05:27:00Z">
        <w:r w:rsidR="0024521D" w:rsidDel="00C52C7F">
          <w:rPr>
            <w:rFonts w:eastAsia="Roboto"/>
            <w:bCs/>
            <w:color w:val="0000FF"/>
          </w:rPr>
          <w:delText xml:space="preserve"> that </w:delText>
        </w:r>
        <w:r w:rsidR="00996364" w:rsidDel="00C52C7F">
          <w:rPr>
            <w:rFonts w:eastAsia="Roboto"/>
            <w:bCs/>
            <w:color w:val="0000FF"/>
          </w:rPr>
          <w:delText>in</w:delText>
        </w:r>
      </w:del>
      <w:r w:rsidR="00996364">
        <w:rPr>
          <w:rFonts w:eastAsia="Roboto"/>
          <w:bCs/>
          <w:color w:val="0000FF"/>
        </w:rPr>
        <w:t xml:space="preserve"> stiffer London Clay</w:t>
      </w:r>
      <w:ins w:id="110" w:author="Brian Sheil" w:date="2022-12-20T05:27:00Z">
        <w:r w:rsidR="00C52C7F">
          <w:rPr>
            <w:rFonts w:eastAsia="Roboto"/>
            <w:bCs/>
            <w:color w:val="0000FF"/>
          </w:rPr>
          <w:t>s</w:t>
        </w:r>
      </w:ins>
      <w:r w:rsidR="00996364">
        <w:rPr>
          <w:rFonts w:eastAsia="Roboto"/>
          <w:bCs/>
          <w:color w:val="0000FF"/>
        </w:rPr>
        <w:t xml:space="preserve">. </w:t>
      </w:r>
      <w:moveToRangeStart w:id="111" w:author="Brian Sheil" w:date="2022-12-20T05:28:00Z" w:name="move122406500"/>
      <w:moveTo w:id="112" w:author="Brian Sheil" w:date="2022-12-20T05:28:00Z">
        <w:del w:id="113" w:author="Brian Sheil" w:date="2022-12-20T05:28:00Z">
          <w:r w:rsidR="00C52C7F" w:rsidDel="00C52C7F">
            <w:rPr>
              <w:rFonts w:eastAsia="Roboto"/>
              <w:bCs/>
              <w:color w:val="0000FF"/>
            </w:rPr>
            <w:delText>While the reviewer is correct in saying some elements of this project could be considered to be conventional, t</w:delText>
          </w:r>
        </w:del>
      </w:moveTo>
      <w:ins w:id="114" w:author="Brian Sheil" w:date="2022-12-20T05:28:00Z">
        <w:r w:rsidR="00C52C7F">
          <w:rPr>
            <w:rFonts w:eastAsia="Roboto"/>
            <w:bCs/>
            <w:color w:val="0000FF"/>
          </w:rPr>
          <w:t>T</w:t>
        </w:r>
      </w:ins>
      <w:moveTo w:id="115" w:author="Brian Sheil" w:date="2022-12-20T05:28:00Z">
        <w:r w:rsidR="00C52C7F">
          <w:rPr>
            <w:rFonts w:eastAsia="Roboto"/>
            <w:bCs/>
            <w:color w:val="0000FF"/>
          </w:rPr>
          <w:t xml:space="preserve">he use of the tube and AZ sheet pile ‘combi-wall’ </w:t>
        </w:r>
        <w:del w:id="116" w:author="Brian Sheil" w:date="2022-12-20T05:28:00Z">
          <w:r w:rsidR="00C52C7F" w:rsidDel="00C52C7F">
            <w:rPr>
              <w:rFonts w:eastAsia="Roboto"/>
              <w:bCs/>
              <w:color w:val="0000FF"/>
            </w:rPr>
            <w:delText>would</w:delText>
          </w:r>
        </w:del>
      </w:moveTo>
      <w:ins w:id="117" w:author="Brian Sheil" w:date="2022-12-20T05:28:00Z">
        <w:r w:rsidR="00C52C7F">
          <w:rPr>
            <w:rFonts w:eastAsia="Roboto"/>
            <w:bCs/>
            <w:color w:val="0000FF"/>
          </w:rPr>
          <w:t>is</w:t>
        </w:r>
      </w:ins>
      <w:moveTo w:id="118" w:author="Brian Sheil" w:date="2022-12-20T05:28:00Z">
        <w:r w:rsidR="00C52C7F">
          <w:rPr>
            <w:rFonts w:eastAsia="Roboto"/>
            <w:bCs/>
            <w:color w:val="0000FF"/>
          </w:rPr>
          <w:t xml:space="preserve"> certainly not </w:t>
        </w:r>
        <w:del w:id="119" w:author="Brian Sheil" w:date="2022-12-20T05:28:00Z">
          <w:r w:rsidR="00C52C7F" w:rsidDel="00C52C7F">
            <w:rPr>
              <w:rFonts w:eastAsia="Roboto"/>
              <w:bCs/>
              <w:color w:val="0000FF"/>
            </w:rPr>
            <w:delText xml:space="preserve">be </w:delText>
          </w:r>
        </w:del>
        <w:r w:rsidR="00C52C7F">
          <w:rPr>
            <w:rFonts w:eastAsia="Roboto"/>
            <w:bCs/>
            <w:color w:val="0000FF"/>
          </w:rPr>
          <w:t>typical for a deep excavation in a non-coastal environment</w:t>
        </w:r>
      </w:moveTo>
      <w:ins w:id="120" w:author="Brian Sheil" w:date="2022-12-20T05:28:00Z">
        <w:r w:rsidR="00C52C7F">
          <w:rPr>
            <w:rFonts w:eastAsia="Roboto"/>
            <w:bCs/>
            <w:color w:val="0000FF"/>
          </w:rPr>
          <w:t xml:space="preserve"> (the first author is also a UK design engineer)</w:t>
        </w:r>
      </w:ins>
      <w:moveTo w:id="121" w:author="Brian Sheil" w:date="2022-12-20T05:28:00Z">
        <w:r w:rsidR="00C52C7F">
          <w:rPr>
            <w:rFonts w:eastAsia="Roboto"/>
            <w:bCs/>
            <w:color w:val="0000FF"/>
          </w:rPr>
          <w:t>. This solution was chosen over a more conventional diaphragm or secant pile wall as neighboring projects had reported concrete volume losses of up to 50% during CFA piling works.</w:t>
        </w:r>
        <w:del w:id="122" w:author="Brian Sheil" w:date="2022-12-20T05:28:00Z">
          <w:r w:rsidR="00C52C7F" w:rsidDel="00C52C7F">
            <w:rPr>
              <w:rFonts w:eastAsia="Roboto"/>
              <w:bCs/>
              <w:color w:val="0000FF"/>
            </w:rPr>
            <w:delText xml:space="preserve"> </w:delText>
          </w:r>
        </w:del>
      </w:moveTo>
    </w:p>
    <w:moveToRangeEnd w:id="111"/>
    <w:p w14:paraId="6B53CD2B" w14:textId="6562D99A" w:rsidR="00A67832" w:rsidRDefault="00C52C7F" w:rsidP="00713CEE">
      <w:pPr>
        <w:shd w:val="clear" w:color="auto" w:fill="FFFFFF"/>
        <w:spacing w:after="120" w:line="360" w:lineRule="auto"/>
        <w:rPr>
          <w:ins w:id="123" w:author="Brian Sheil" w:date="2022-12-20T05:31:00Z"/>
          <w:rFonts w:eastAsia="Roboto"/>
          <w:bCs/>
          <w:color w:val="0000FF"/>
        </w:rPr>
      </w:pPr>
      <w:ins w:id="124" w:author="Brian Sheil" w:date="2022-12-20T05:28:00Z">
        <w:r>
          <w:rPr>
            <w:rFonts w:eastAsia="Roboto"/>
            <w:bCs/>
            <w:color w:val="0000FF"/>
          </w:rPr>
          <w:t xml:space="preserve"> </w:t>
        </w:r>
      </w:ins>
      <w:ins w:id="125" w:author="Brian Sheil" w:date="2022-12-20T05:29:00Z">
        <w:r w:rsidRPr="00C52C7F">
          <w:rPr>
            <w:rFonts w:eastAsia="Roboto"/>
            <w:bCs/>
            <w:color w:val="0000FF"/>
          </w:rPr>
          <w:t xml:space="preserve">The </w:t>
        </w:r>
        <w:r w:rsidRPr="00C52C7F">
          <w:rPr>
            <w:rFonts w:eastAsia="Roboto"/>
            <w:bCs/>
            <w:color w:val="0000FF"/>
            <w:u w:val="single"/>
            <w:rPrChange w:id="126" w:author="Brian Sheil" w:date="2022-12-20T05:29:00Z">
              <w:rPr>
                <w:rFonts w:eastAsia="Roboto"/>
                <w:bCs/>
                <w:color w:val="0000FF"/>
              </w:rPr>
            </w:rPrChange>
          </w:rPr>
          <w:t>novelty</w:t>
        </w:r>
      </w:ins>
      <w:ins w:id="127" w:author="Brian Sheil" w:date="2022-12-20T05:18:00Z">
        <w:r w:rsidR="00A67832">
          <w:rPr>
            <w:rFonts w:eastAsia="Roboto"/>
            <w:bCs/>
            <w:color w:val="0000FF"/>
          </w:rPr>
          <w:t xml:space="preserve"> </w:t>
        </w:r>
      </w:ins>
      <w:ins w:id="128" w:author="Brian Sheil" w:date="2022-12-20T05:29:00Z">
        <w:r>
          <w:rPr>
            <w:rFonts w:eastAsia="Roboto"/>
            <w:bCs/>
            <w:color w:val="0000FF"/>
          </w:rPr>
          <w:t xml:space="preserve">of this project </w:t>
        </w:r>
      </w:ins>
      <w:ins w:id="129" w:author="Brian Sheil" w:date="2022-12-20T05:18:00Z">
        <w:r w:rsidR="00A67832">
          <w:rPr>
            <w:rFonts w:eastAsia="Roboto"/>
            <w:bCs/>
            <w:color w:val="0000FF"/>
          </w:rPr>
          <w:t>is evidenced by the contra</w:t>
        </w:r>
      </w:ins>
      <w:ins w:id="130" w:author="Brian Sheil" w:date="2022-12-20T05:19:00Z">
        <w:r w:rsidR="00A67832">
          <w:rPr>
            <w:rFonts w:eastAsia="Roboto"/>
            <w:bCs/>
            <w:color w:val="0000FF"/>
          </w:rPr>
          <w:t xml:space="preserve">ctor’s (Ward and Burke Construction Ltd) direct financial support of this research to improve understanding of </w:t>
        </w:r>
      </w:ins>
      <w:ins w:id="131" w:author="Brian Sheil" w:date="2022-12-20T05:30:00Z">
        <w:r>
          <w:rPr>
            <w:rFonts w:eastAsia="Roboto"/>
            <w:bCs/>
            <w:color w:val="0000FF"/>
          </w:rPr>
          <w:t xml:space="preserve">the behaviour of this unusual </w:t>
        </w:r>
      </w:ins>
      <w:ins w:id="132" w:author="Brian Sheil" w:date="2022-12-20T05:19:00Z">
        <w:r w:rsidR="00A67832">
          <w:rPr>
            <w:rFonts w:eastAsia="Roboto"/>
            <w:bCs/>
            <w:color w:val="0000FF"/>
          </w:rPr>
          <w:t>cofferdam</w:t>
        </w:r>
      </w:ins>
      <w:ins w:id="133" w:author="Brian Sheil" w:date="2022-12-20T05:40:00Z">
        <w:r w:rsidR="00764BF7">
          <w:rPr>
            <w:rFonts w:eastAsia="Roboto"/>
            <w:bCs/>
            <w:color w:val="0000FF"/>
          </w:rPr>
          <w:t xml:space="preserve">, caused by unusual construction activities (internal piling) </w:t>
        </w:r>
        <w:r w:rsidR="00764BF7">
          <w:rPr>
            <w:rFonts w:eastAsia="Roboto"/>
            <w:bCs/>
            <w:color w:val="0000FF"/>
          </w:rPr>
          <w:lastRenderedPageBreak/>
          <w:t>and</w:t>
        </w:r>
      </w:ins>
      <w:ins w:id="134" w:author="Brian Sheil" w:date="2022-12-20T05:19:00Z">
        <w:r w:rsidR="00A67832">
          <w:rPr>
            <w:rFonts w:eastAsia="Roboto"/>
            <w:bCs/>
            <w:color w:val="0000FF"/>
          </w:rPr>
          <w:t xml:space="preserve"> in </w:t>
        </w:r>
      </w:ins>
      <w:ins w:id="135" w:author="Brian Sheil" w:date="2022-12-20T05:30:00Z">
        <w:r>
          <w:rPr>
            <w:rFonts w:eastAsia="Roboto"/>
            <w:bCs/>
            <w:color w:val="0000FF"/>
          </w:rPr>
          <w:t xml:space="preserve">highly </w:t>
        </w:r>
      </w:ins>
      <w:ins w:id="136" w:author="Brian Sheil" w:date="2022-12-20T05:19:00Z">
        <w:r w:rsidR="00A67832">
          <w:rPr>
            <w:rFonts w:eastAsia="Roboto"/>
            <w:bCs/>
            <w:color w:val="0000FF"/>
          </w:rPr>
          <w:t>challenging ground conditions.</w:t>
        </w:r>
      </w:ins>
      <w:ins w:id="137" w:author="Brian Sheil" w:date="2022-12-20T05:30:00Z">
        <w:r>
          <w:rPr>
            <w:rFonts w:eastAsia="Roboto"/>
            <w:bCs/>
            <w:color w:val="0000FF"/>
          </w:rPr>
          <w:t xml:space="preserve"> </w:t>
        </w:r>
        <w:r w:rsidRPr="00C52C7F">
          <w:rPr>
            <w:rFonts w:eastAsia="Roboto"/>
            <w:bCs/>
            <w:color w:val="0000FF"/>
            <w:highlight w:val="cyan"/>
            <w:rPrChange w:id="138" w:author="Brian Sheil" w:date="2022-12-20T05:31:00Z">
              <w:rPr>
                <w:rFonts w:eastAsia="Roboto"/>
                <w:bCs/>
                <w:color w:val="0000FF"/>
              </w:rPr>
            </w:rPrChange>
          </w:rPr>
          <w:t xml:space="preserve">A short note on this point has been included in the revised manuscript (lines </w:t>
        </w:r>
      </w:ins>
      <w:ins w:id="139" w:author="Brian Sheil" w:date="2022-12-21T10:19:00Z">
        <w:r w:rsidR="00EE6B28">
          <w:rPr>
            <w:rFonts w:eastAsia="Roboto"/>
            <w:bCs/>
            <w:color w:val="0000FF"/>
            <w:highlight w:val="cyan"/>
          </w:rPr>
          <w:t>36</w:t>
        </w:r>
      </w:ins>
      <w:ins w:id="140" w:author="Brian Sheil" w:date="2022-12-20T05:30:00Z">
        <w:r w:rsidRPr="00C52C7F">
          <w:rPr>
            <w:rFonts w:eastAsia="Roboto"/>
            <w:bCs/>
            <w:color w:val="0000FF"/>
            <w:highlight w:val="cyan"/>
            <w:rPrChange w:id="141" w:author="Brian Sheil" w:date="2022-12-20T05:31:00Z">
              <w:rPr>
                <w:rFonts w:eastAsia="Roboto"/>
                <w:bCs/>
                <w:color w:val="0000FF"/>
              </w:rPr>
            </w:rPrChange>
          </w:rPr>
          <w:t xml:space="preserve"> – </w:t>
        </w:r>
      </w:ins>
      <w:ins w:id="142" w:author="Brian Sheil" w:date="2022-12-21T10:19:00Z">
        <w:r w:rsidR="00EE6B28">
          <w:rPr>
            <w:rFonts w:eastAsia="Roboto"/>
            <w:bCs/>
            <w:color w:val="0000FF"/>
            <w:highlight w:val="cyan"/>
          </w:rPr>
          <w:t>41</w:t>
        </w:r>
      </w:ins>
      <w:ins w:id="143" w:author="Brian Sheil" w:date="2022-12-20T05:30:00Z">
        <w:r w:rsidRPr="00C52C7F">
          <w:rPr>
            <w:rFonts w:eastAsia="Roboto"/>
            <w:bCs/>
            <w:color w:val="0000FF"/>
            <w:highlight w:val="cyan"/>
            <w:rPrChange w:id="144" w:author="Brian Sheil" w:date="2022-12-20T05:31:00Z">
              <w:rPr>
                <w:rFonts w:eastAsia="Roboto"/>
                <w:bCs/>
                <w:color w:val="0000FF"/>
              </w:rPr>
            </w:rPrChange>
          </w:rPr>
          <w:t>).</w:t>
        </w:r>
      </w:ins>
    </w:p>
    <w:p w14:paraId="185D286A" w14:textId="77777777" w:rsidR="00C52C7F" w:rsidRDefault="00C52C7F" w:rsidP="00713CEE">
      <w:pPr>
        <w:shd w:val="clear" w:color="auto" w:fill="FFFFFF"/>
        <w:spacing w:after="120" w:line="360" w:lineRule="auto"/>
        <w:rPr>
          <w:rFonts w:eastAsia="Roboto"/>
          <w:bCs/>
          <w:color w:val="0000FF"/>
        </w:rPr>
      </w:pPr>
    </w:p>
    <w:p w14:paraId="10E8F4AE" w14:textId="160CF15B" w:rsidR="00DF06B5" w:rsidDel="00A67832" w:rsidRDefault="000661DD" w:rsidP="00713CEE">
      <w:pPr>
        <w:shd w:val="clear" w:color="auto" w:fill="FFFFFF"/>
        <w:spacing w:after="120" w:line="360" w:lineRule="auto"/>
        <w:rPr>
          <w:del w:id="145" w:author="Brian Sheil" w:date="2022-12-20T05:20:00Z"/>
          <w:rFonts w:eastAsia="Roboto"/>
          <w:bCs/>
          <w:color w:val="0000FF"/>
        </w:rPr>
      </w:pPr>
      <w:del w:id="146" w:author="Brian Sheil" w:date="2022-12-20T05:20:00Z">
        <w:r w:rsidDel="00A67832">
          <w:rPr>
            <w:rFonts w:eastAsia="Roboto"/>
            <w:bCs/>
            <w:color w:val="0000FF"/>
          </w:rPr>
          <w:delText xml:space="preserve">The authors </w:delText>
        </w:r>
        <w:r w:rsidR="004B470A" w:rsidDel="00A67832">
          <w:rPr>
            <w:rFonts w:eastAsia="Roboto"/>
            <w:bCs/>
            <w:color w:val="0000FF"/>
          </w:rPr>
          <w:delText>recognize</w:delText>
        </w:r>
        <w:r w:rsidDel="00A67832">
          <w:rPr>
            <w:rFonts w:eastAsia="Roboto"/>
            <w:bCs/>
            <w:color w:val="0000FF"/>
          </w:rPr>
          <w:delText xml:space="preserve"> that the inclusion of additional soil laboratory test data would</w:delText>
        </w:r>
        <w:r w:rsidR="00220D56" w:rsidDel="00A67832">
          <w:rPr>
            <w:rFonts w:eastAsia="Roboto"/>
            <w:bCs/>
            <w:color w:val="0000FF"/>
          </w:rPr>
          <w:delText xml:space="preserve"> help the reader to better interpret the </w:delText>
        </w:r>
        <w:r w:rsidR="008B5444" w:rsidDel="00A67832">
          <w:rPr>
            <w:rFonts w:eastAsia="Roboto"/>
            <w:bCs/>
            <w:color w:val="0000FF"/>
          </w:rPr>
          <w:delText xml:space="preserve">presented monitoring data. </w:delText>
        </w:r>
        <w:r w:rsidR="00F8139B" w:rsidDel="00A67832">
          <w:rPr>
            <w:rFonts w:eastAsia="Roboto"/>
            <w:bCs/>
            <w:color w:val="0000FF"/>
          </w:rPr>
          <w:delText>Therefore,</w:delText>
        </w:r>
        <w:r w:rsidR="008B5444" w:rsidDel="00A67832">
          <w:rPr>
            <w:rFonts w:eastAsia="Roboto"/>
            <w:bCs/>
            <w:color w:val="0000FF"/>
          </w:rPr>
          <w:delText xml:space="preserve"> </w:delText>
        </w:r>
        <w:r w:rsidR="0021401C" w:rsidDel="00A67832">
          <w:rPr>
            <w:rFonts w:eastAsia="Roboto"/>
            <w:bCs/>
            <w:color w:val="0000FF"/>
          </w:rPr>
          <w:delText xml:space="preserve">the revised paper now includes </w:delText>
        </w:r>
        <w:r w:rsidR="0040412E" w:rsidDel="00A67832">
          <w:rPr>
            <w:rFonts w:eastAsia="Roboto"/>
            <w:bCs/>
            <w:color w:val="0000FF"/>
          </w:rPr>
          <w:delText xml:space="preserve">data from several laboratory test types including </w:delText>
        </w:r>
        <w:r w:rsidR="00773711" w:rsidDel="00A67832">
          <w:rPr>
            <w:rFonts w:eastAsia="Roboto"/>
            <w:bCs/>
            <w:color w:val="0000FF"/>
          </w:rPr>
          <w:delText>density tests</w:delText>
        </w:r>
        <w:r w:rsidR="00DB4830" w:rsidDel="00A67832">
          <w:rPr>
            <w:rFonts w:eastAsia="Roboto"/>
            <w:bCs/>
            <w:color w:val="0000FF"/>
          </w:rPr>
          <w:delText xml:space="preserve"> (see new Fig. 5)</w:delText>
        </w:r>
        <w:r w:rsidR="00773711" w:rsidDel="00A67832">
          <w:rPr>
            <w:rFonts w:eastAsia="Roboto"/>
            <w:bCs/>
            <w:color w:val="0000FF"/>
          </w:rPr>
          <w:delText>, index tests</w:delText>
        </w:r>
        <w:r w:rsidR="00DB4830" w:rsidDel="00A67832">
          <w:rPr>
            <w:rFonts w:eastAsia="Roboto"/>
            <w:bCs/>
            <w:color w:val="0000FF"/>
          </w:rPr>
          <w:delText xml:space="preserve"> (see new Fig. 5)</w:delText>
        </w:r>
        <w:r w:rsidR="00773711" w:rsidDel="00A67832">
          <w:rPr>
            <w:rFonts w:eastAsia="Roboto"/>
            <w:bCs/>
            <w:color w:val="0000FF"/>
          </w:rPr>
          <w:delText xml:space="preserve"> and UU triaxial tests</w:delText>
        </w:r>
        <w:r w:rsidR="00DB4830" w:rsidDel="00A67832">
          <w:rPr>
            <w:rFonts w:eastAsia="Roboto"/>
            <w:bCs/>
            <w:color w:val="0000FF"/>
          </w:rPr>
          <w:delText xml:space="preserve"> (see revised Fig. 3)</w:delText>
        </w:r>
        <w:r w:rsidR="00773711" w:rsidDel="00A67832">
          <w:rPr>
            <w:rFonts w:eastAsia="Roboto"/>
            <w:bCs/>
            <w:color w:val="0000FF"/>
          </w:rPr>
          <w:delText xml:space="preserve">. </w:delText>
        </w:r>
      </w:del>
    </w:p>
    <w:p w14:paraId="2EBC317C" w14:textId="2552B4A4" w:rsidR="00F8139B" w:rsidRPr="00F00372" w:rsidDel="00C52C7F" w:rsidRDefault="00E43D1D" w:rsidP="00713CEE">
      <w:pPr>
        <w:shd w:val="clear" w:color="auto" w:fill="FFFFFF"/>
        <w:spacing w:after="120" w:line="360" w:lineRule="auto"/>
        <w:rPr>
          <w:moveFrom w:id="147" w:author="Brian Sheil" w:date="2022-12-20T05:28:00Z"/>
          <w:rFonts w:eastAsia="Roboto"/>
          <w:bCs/>
          <w:color w:val="0000FF"/>
        </w:rPr>
      </w:pPr>
      <w:moveFromRangeStart w:id="148" w:author="Brian Sheil" w:date="2022-12-20T05:28:00Z" w:name="move122406500"/>
      <w:moveFrom w:id="149" w:author="Brian Sheil" w:date="2022-12-20T05:28:00Z">
        <w:r w:rsidDel="00C52C7F">
          <w:rPr>
            <w:rFonts w:eastAsia="Roboto"/>
            <w:bCs/>
            <w:color w:val="0000FF"/>
          </w:rPr>
          <w:t>While</w:t>
        </w:r>
        <w:r w:rsidR="00DB4830" w:rsidDel="00C52C7F">
          <w:rPr>
            <w:rFonts w:eastAsia="Roboto"/>
            <w:bCs/>
            <w:color w:val="0000FF"/>
          </w:rPr>
          <w:t xml:space="preserve"> the reviewer is correct in saying</w:t>
        </w:r>
        <w:r w:rsidDel="00C52C7F">
          <w:rPr>
            <w:rFonts w:eastAsia="Roboto"/>
            <w:bCs/>
            <w:color w:val="0000FF"/>
          </w:rPr>
          <w:t xml:space="preserve"> some elements of th</w:t>
        </w:r>
        <w:r w:rsidR="00DB4830" w:rsidDel="00C52C7F">
          <w:rPr>
            <w:rFonts w:eastAsia="Roboto"/>
            <w:bCs/>
            <w:color w:val="0000FF"/>
          </w:rPr>
          <w:t>is</w:t>
        </w:r>
        <w:r w:rsidDel="00C52C7F">
          <w:rPr>
            <w:rFonts w:eastAsia="Roboto"/>
            <w:bCs/>
            <w:color w:val="0000FF"/>
          </w:rPr>
          <w:t xml:space="preserve"> project </w:t>
        </w:r>
        <w:r w:rsidR="00DB4830" w:rsidDel="00C52C7F">
          <w:rPr>
            <w:rFonts w:eastAsia="Roboto"/>
            <w:bCs/>
            <w:color w:val="0000FF"/>
          </w:rPr>
          <w:t>c</w:t>
        </w:r>
        <w:r w:rsidR="004B470A" w:rsidDel="00C52C7F">
          <w:rPr>
            <w:rFonts w:eastAsia="Roboto"/>
            <w:bCs/>
            <w:color w:val="0000FF"/>
          </w:rPr>
          <w:t>ould</w:t>
        </w:r>
        <w:r w:rsidR="00DB4830" w:rsidDel="00C52C7F">
          <w:rPr>
            <w:rFonts w:eastAsia="Roboto"/>
            <w:bCs/>
            <w:color w:val="0000FF"/>
          </w:rPr>
          <w:t xml:space="preserve"> be</w:t>
        </w:r>
        <w:r w:rsidDel="00C52C7F">
          <w:rPr>
            <w:rFonts w:eastAsia="Roboto"/>
            <w:bCs/>
            <w:color w:val="0000FF"/>
          </w:rPr>
          <w:t xml:space="preserve"> considered to be conventional, </w:t>
        </w:r>
        <w:r w:rsidR="00073ED5" w:rsidDel="00C52C7F">
          <w:rPr>
            <w:rFonts w:eastAsia="Roboto"/>
            <w:bCs/>
            <w:color w:val="0000FF"/>
          </w:rPr>
          <w:t xml:space="preserve">the </w:t>
        </w:r>
        <w:r w:rsidR="006B38FA" w:rsidDel="00C52C7F">
          <w:rPr>
            <w:rFonts w:eastAsia="Roboto"/>
            <w:bCs/>
            <w:color w:val="0000FF"/>
          </w:rPr>
          <w:t xml:space="preserve">use of the tube and AZ sheet pile ‘combi-wall’ </w:t>
        </w:r>
        <w:r w:rsidR="00540EBD" w:rsidDel="00C52C7F">
          <w:rPr>
            <w:rFonts w:eastAsia="Roboto"/>
            <w:bCs/>
            <w:color w:val="0000FF"/>
          </w:rPr>
          <w:t xml:space="preserve">would certainly not be </w:t>
        </w:r>
        <w:r w:rsidR="00A475A2" w:rsidDel="00C52C7F">
          <w:rPr>
            <w:rFonts w:eastAsia="Roboto"/>
            <w:bCs/>
            <w:color w:val="0000FF"/>
          </w:rPr>
          <w:t>typical</w:t>
        </w:r>
        <w:r w:rsidR="00A11F96" w:rsidDel="00C52C7F">
          <w:rPr>
            <w:rFonts w:eastAsia="Roboto"/>
            <w:bCs/>
            <w:color w:val="0000FF"/>
          </w:rPr>
          <w:t xml:space="preserve"> </w:t>
        </w:r>
        <w:r w:rsidR="00DB788C" w:rsidDel="00C52C7F">
          <w:rPr>
            <w:rFonts w:eastAsia="Roboto"/>
            <w:bCs/>
            <w:color w:val="0000FF"/>
          </w:rPr>
          <w:t xml:space="preserve">for a </w:t>
        </w:r>
        <w:r w:rsidR="004B470A" w:rsidDel="00C52C7F">
          <w:rPr>
            <w:rFonts w:eastAsia="Roboto"/>
            <w:bCs/>
            <w:color w:val="0000FF"/>
          </w:rPr>
          <w:t>deep excavation in a non-coastal environment.</w:t>
        </w:r>
        <w:r w:rsidR="00025299" w:rsidDel="00C52C7F">
          <w:rPr>
            <w:rFonts w:eastAsia="Roboto"/>
            <w:bCs/>
            <w:color w:val="0000FF"/>
          </w:rPr>
          <w:t xml:space="preserve"> This solution was chosen over a more conventional diaphragm or secant pile wall as neighboring projects had reported concrete volume losses of up to 50% during CFA piling works. </w:t>
        </w:r>
      </w:moveFrom>
    </w:p>
    <w:moveFromRangeEnd w:id="148"/>
    <w:p w14:paraId="26856F8E" w14:textId="5513B75E" w:rsidR="00F01AD3" w:rsidRDefault="00F01AD3" w:rsidP="00F01AD3">
      <w:pPr>
        <w:shd w:val="clear" w:color="auto" w:fill="FFFFFF"/>
        <w:spacing w:after="120" w:line="360" w:lineRule="auto"/>
        <w:jc w:val="both"/>
        <w:rPr>
          <w:rFonts w:eastAsia="Roboto"/>
          <w:color w:val="201F1E"/>
        </w:rPr>
      </w:pPr>
      <w:r w:rsidRPr="00F01AD3">
        <w:rPr>
          <w:rFonts w:eastAsia="Roboto"/>
          <w:color w:val="201F1E"/>
        </w:rPr>
        <w:t>(1)    The field measurement program and data reported are rather conventional, comparing to the available case histories all over the world. There are lots of much better instrumented deep excavations, with good quality and comprehensive data to reflect the exaction behavior. Little new knowledge on the excavation performance can be learnt from this project.</w:t>
      </w:r>
    </w:p>
    <w:p w14:paraId="2C1B9A56" w14:textId="2DF528E1" w:rsidR="00D207C6" w:rsidRDefault="00D207C6" w:rsidP="00D207C6">
      <w:pPr>
        <w:shd w:val="clear" w:color="auto" w:fill="FFFFFF"/>
        <w:spacing w:after="120" w:line="360" w:lineRule="auto"/>
        <w:rPr>
          <w:rFonts w:eastAsia="Roboto"/>
          <w:b/>
          <w:color w:val="0000FF"/>
        </w:rPr>
      </w:pPr>
      <w:r w:rsidRPr="00FF7760">
        <w:rPr>
          <w:rFonts w:eastAsia="Roboto"/>
          <w:b/>
          <w:color w:val="0000FF"/>
        </w:rPr>
        <w:t>Response:</w:t>
      </w:r>
    </w:p>
    <w:p w14:paraId="4B226FFD" w14:textId="593E23F1" w:rsidR="007C4930" w:rsidRDefault="00C52C7F" w:rsidP="00D207C6">
      <w:pPr>
        <w:shd w:val="clear" w:color="auto" w:fill="FFFFFF"/>
        <w:spacing w:after="120" w:line="360" w:lineRule="auto"/>
        <w:rPr>
          <w:rFonts w:eastAsia="Roboto"/>
          <w:bCs/>
          <w:color w:val="0000FF"/>
        </w:rPr>
      </w:pPr>
      <w:ins w:id="150" w:author="Brian Sheil" w:date="2022-12-20T05:33:00Z">
        <w:r>
          <w:rPr>
            <w:rFonts w:eastAsia="Roboto"/>
            <w:bCs/>
            <w:color w:val="0000FF"/>
          </w:rPr>
          <w:t>There appears to be some confusion with respect to the novelty of our work</w:t>
        </w:r>
      </w:ins>
      <w:ins w:id="151" w:author="Brian Sheil" w:date="2022-12-20T05:34:00Z">
        <w:r>
          <w:rPr>
            <w:rFonts w:eastAsia="Roboto"/>
            <w:bCs/>
            <w:color w:val="0000FF"/>
          </w:rPr>
          <w:t xml:space="preserve">. Novelty does </w:t>
        </w:r>
        <w:r>
          <w:rPr>
            <w:rFonts w:eastAsia="Roboto"/>
            <w:bCs/>
            <w:i/>
            <w:iCs/>
            <w:color w:val="0000FF"/>
          </w:rPr>
          <w:t>not</w:t>
        </w:r>
        <w:r>
          <w:rPr>
            <w:rFonts w:eastAsia="Roboto"/>
            <w:bCs/>
            <w:color w:val="0000FF"/>
          </w:rPr>
          <w:t xml:space="preserve"> centre on </w:t>
        </w:r>
      </w:ins>
      <w:ins w:id="152" w:author="Brian Sheil" w:date="2022-12-20T05:35:00Z">
        <w:r w:rsidR="00764BF7">
          <w:rPr>
            <w:rFonts w:eastAsia="Roboto"/>
            <w:bCs/>
            <w:color w:val="0000FF"/>
          </w:rPr>
          <w:t>the deployed instrumentation techniques</w:t>
        </w:r>
      </w:ins>
      <w:ins w:id="153" w:author="Brian Sheil" w:date="2022-12-20T05:36:00Z">
        <w:r w:rsidR="00764BF7">
          <w:rPr>
            <w:rFonts w:eastAsia="Roboto"/>
            <w:bCs/>
            <w:color w:val="0000FF"/>
          </w:rPr>
          <w:t>.</w:t>
        </w:r>
      </w:ins>
      <w:ins w:id="154" w:author="Brian Sheil" w:date="2022-12-20T05:35:00Z">
        <w:r w:rsidR="00764BF7">
          <w:rPr>
            <w:rFonts w:eastAsia="Roboto"/>
            <w:bCs/>
            <w:color w:val="0000FF"/>
          </w:rPr>
          <w:t xml:space="preserve"> </w:t>
        </w:r>
      </w:ins>
      <w:ins w:id="155" w:author="Brian Sheil" w:date="2022-12-20T05:36:00Z">
        <w:r w:rsidR="00764BF7">
          <w:rPr>
            <w:rFonts w:eastAsia="Roboto"/>
            <w:bCs/>
            <w:color w:val="0000FF"/>
          </w:rPr>
          <w:t>R</w:t>
        </w:r>
      </w:ins>
      <w:ins w:id="156" w:author="Brian Sheil" w:date="2022-12-20T05:35:00Z">
        <w:r w:rsidR="00764BF7">
          <w:rPr>
            <w:rFonts w:eastAsia="Roboto"/>
            <w:bCs/>
            <w:color w:val="0000FF"/>
          </w:rPr>
          <w:t xml:space="preserve">ather, conventional instrumentation is used only as a means </w:t>
        </w:r>
      </w:ins>
      <w:ins w:id="157" w:author="Brian Sheil" w:date="2022-12-20T05:36:00Z">
        <w:r w:rsidR="00764BF7">
          <w:rPr>
            <w:rFonts w:eastAsia="Roboto"/>
            <w:bCs/>
            <w:color w:val="0000FF"/>
          </w:rPr>
          <w:t>of</w:t>
        </w:r>
      </w:ins>
      <w:ins w:id="158" w:author="Brian Sheil" w:date="2022-12-20T05:35:00Z">
        <w:r w:rsidR="00764BF7">
          <w:rPr>
            <w:rFonts w:eastAsia="Roboto"/>
            <w:bCs/>
            <w:color w:val="0000FF"/>
          </w:rPr>
          <w:t xml:space="preserve"> extract</w:t>
        </w:r>
      </w:ins>
      <w:ins w:id="159" w:author="Brian Sheil" w:date="2022-12-20T05:36:00Z">
        <w:r w:rsidR="00764BF7">
          <w:rPr>
            <w:rFonts w:eastAsia="Roboto"/>
            <w:bCs/>
            <w:color w:val="0000FF"/>
          </w:rPr>
          <w:t>ing</w:t>
        </w:r>
      </w:ins>
      <w:ins w:id="160" w:author="Brian Sheil" w:date="2022-12-20T05:35:00Z">
        <w:r w:rsidR="00764BF7">
          <w:rPr>
            <w:rFonts w:eastAsia="Roboto"/>
            <w:bCs/>
            <w:color w:val="0000FF"/>
          </w:rPr>
          <w:t xml:space="preserve"> new insights into deep excavation behaviours </w:t>
        </w:r>
      </w:ins>
      <w:ins w:id="161" w:author="Brian Sheil" w:date="2022-12-20T05:36:00Z">
        <w:r w:rsidR="00764BF7">
          <w:rPr>
            <w:rFonts w:eastAsia="Roboto"/>
            <w:bCs/>
            <w:color w:val="0000FF"/>
          </w:rPr>
          <w:t>associated with an</w:t>
        </w:r>
      </w:ins>
      <w:ins w:id="162" w:author="Brian Sheil" w:date="2022-12-20T05:35:00Z">
        <w:r w:rsidR="00764BF7">
          <w:rPr>
            <w:rFonts w:eastAsia="Roboto"/>
            <w:bCs/>
            <w:color w:val="0000FF"/>
          </w:rPr>
          <w:t xml:space="preserve"> unusual cofferdam </w:t>
        </w:r>
      </w:ins>
      <w:ins w:id="163" w:author="Brian Sheil" w:date="2022-12-20T05:36:00Z">
        <w:r w:rsidR="00764BF7">
          <w:rPr>
            <w:rFonts w:eastAsia="Roboto"/>
            <w:bCs/>
            <w:color w:val="0000FF"/>
          </w:rPr>
          <w:t>design</w:t>
        </w:r>
      </w:ins>
      <w:ins w:id="164" w:author="Brian Sheil" w:date="2022-12-20T05:40:00Z">
        <w:r w:rsidR="00764BF7">
          <w:rPr>
            <w:rFonts w:eastAsia="Roboto"/>
            <w:bCs/>
            <w:color w:val="0000FF"/>
          </w:rPr>
          <w:t>, unusual construction activities</w:t>
        </w:r>
      </w:ins>
      <w:ins w:id="165" w:author="Brian Sheil" w:date="2022-12-20T05:36:00Z">
        <w:r w:rsidR="00764BF7">
          <w:rPr>
            <w:rFonts w:eastAsia="Roboto"/>
            <w:bCs/>
            <w:color w:val="0000FF"/>
          </w:rPr>
          <w:t xml:space="preserve"> </w:t>
        </w:r>
      </w:ins>
      <w:ins w:id="166" w:author="Brian Sheil" w:date="2022-12-20T05:35:00Z">
        <w:r w:rsidR="00764BF7">
          <w:rPr>
            <w:rFonts w:eastAsia="Roboto"/>
            <w:bCs/>
            <w:color w:val="0000FF"/>
          </w:rPr>
          <w:t xml:space="preserve">and </w:t>
        </w:r>
      </w:ins>
      <w:ins w:id="167" w:author="Brian Sheil" w:date="2022-12-20T05:36:00Z">
        <w:r w:rsidR="00764BF7">
          <w:rPr>
            <w:rFonts w:eastAsia="Roboto"/>
            <w:bCs/>
            <w:color w:val="0000FF"/>
          </w:rPr>
          <w:t xml:space="preserve">in </w:t>
        </w:r>
      </w:ins>
      <w:ins w:id="168" w:author="Brian Sheil" w:date="2022-12-20T05:35:00Z">
        <w:r w:rsidR="00764BF7">
          <w:rPr>
            <w:rFonts w:eastAsia="Roboto"/>
            <w:bCs/>
            <w:color w:val="0000FF"/>
          </w:rPr>
          <w:t xml:space="preserve">challenging </w:t>
        </w:r>
      </w:ins>
      <w:ins w:id="169" w:author="Brian Sheil" w:date="2022-12-20T05:36:00Z">
        <w:r w:rsidR="00764BF7">
          <w:rPr>
            <w:rFonts w:eastAsia="Roboto"/>
            <w:bCs/>
            <w:color w:val="0000FF"/>
          </w:rPr>
          <w:t>ground conditions.</w:t>
        </w:r>
      </w:ins>
      <w:ins w:id="170" w:author="Brian Sheil" w:date="2022-12-20T05:37:00Z">
        <w:r w:rsidR="00764BF7">
          <w:rPr>
            <w:rFonts w:eastAsia="Roboto"/>
            <w:bCs/>
            <w:color w:val="0000FF"/>
          </w:rPr>
          <w:t xml:space="preserve"> Specifically, </w:t>
        </w:r>
      </w:ins>
      <w:del w:id="171" w:author="Brian Sheil" w:date="2022-12-20T05:34:00Z">
        <w:r w:rsidR="00E42776" w:rsidDel="00C52C7F">
          <w:rPr>
            <w:rFonts w:eastAsia="Roboto"/>
            <w:bCs/>
            <w:color w:val="0000FF"/>
          </w:rPr>
          <w:delText xml:space="preserve">While the reviewer is correct in saying the majority of instruments employed for this project are conventional, the authors feel there are a number of novel and interesting insights into deep excavation behavior presented in this paper. </w:delText>
        </w:r>
      </w:del>
      <w:del w:id="172" w:author="Brian Sheil" w:date="2022-12-20T05:37:00Z">
        <w:r w:rsidR="00F15DF4" w:rsidDel="00764BF7">
          <w:rPr>
            <w:rFonts w:eastAsia="Roboto"/>
            <w:bCs/>
            <w:color w:val="0000FF"/>
          </w:rPr>
          <w:delText>These can be summarised as follows</w:delText>
        </w:r>
      </w:del>
      <w:ins w:id="173" w:author="Brian Sheil" w:date="2022-12-20T05:37:00Z">
        <w:r w:rsidR="00764BF7">
          <w:rPr>
            <w:rFonts w:eastAsia="Roboto"/>
            <w:bCs/>
            <w:color w:val="0000FF"/>
          </w:rPr>
          <w:t>the novel aspects of our paper include</w:t>
        </w:r>
      </w:ins>
      <w:r w:rsidR="00F15DF4">
        <w:rPr>
          <w:rFonts w:eastAsia="Roboto"/>
          <w:bCs/>
          <w:color w:val="0000FF"/>
        </w:rPr>
        <w:t>:</w:t>
      </w:r>
    </w:p>
    <w:p w14:paraId="1C502B9A" w14:textId="62C8F2AA" w:rsidR="00764BF7" w:rsidRPr="00764BF7" w:rsidRDefault="00F15DF4" w:rsidP="00764BF7">
      <w:pPr>
        <w:pStyle w:val="ListParagraph"/>
        <w:numPr>
          <w:ilvl w:val="0"/>
          <w:numId w:val="2"/>
        </w:numPr>
        <w:shd w:val="clear" w:color="auto" w:fill="FFFFFF"/>
        <w:spacing w:after="120" w:line="360" w:lineRule="auto"/>
        <w:rPr>
          <w:rFonts w:eastAsia="Roboto"/>
          <w:bCs/>
          <w:color w:val="0000FF"/>
        </w:rPr>
      </w:pPr>
      <w:del w:id="174" w:author="Brian Sheil" w:date="2022-12-20T05:37:00Z">
        <w:r w:rsidRPr="00764BF7" w:rsidDel="00764BF7">
          <w:rPr>
            <w:rFonts w:eastAsia="Roboto"/>
            <w:bCs/>
            <w:color w:val="0000FF"/>
          </w:rPr>
          <w:delText xml:space="preserve">As mentioned previously, </w:delText>
        </w:r>
        <w:r w:rsidR="00774114" w:rsidRPr="00764BF7" w:rsidDel="00764BF7">
          <w:rPr>
            <w:rFonts w:eastAsia="Roboto"/>
            <w:bCs/>
            <w:color w:val="0000FF"/>
          </w:rPr>
          <w:delText>c</w:delText>
        </w:r>
      </w:del>
      <w:ins w:id="175" w:author="Brian Sheil" w:date="2022-12-20T05:37:00Z">
        <w:r w:rsidR="00764BF7" w:rsidRPr="00764BF7">
          <w:rPr>
            <w:rFonts w:eastAsia="Roboto"/>
            <w:bCs/>
            <w:color w:val="0000FF"/>
          </w:rPr>
          <w:t>C</w:t>
        </w:r>
      </w:ins>
      <w:r w:rsidR="00774114" w:rsidRPr="00764BF7">
        <w:rPr>
          <w:rFonts w:eastAsia="Roboto"/>
          <w:bCs/>
          <w:color w:val="0000FF"/>
        </w:rPr>
        <w:t xml:space="preserve">ase histories reporting the behavior of deep excavations in UK soft soils are </w:t>
      </w:r>
      <w:del w:id="176" w:author="Brian Sheil" w:date="2022-12-20T05:37:00Z">
        <w:r w:rsidR="00774114" w:rsidRPr="00764BF7" w:rsidDel="00764BF7">
          <w:rPr>
            <w:rFonts w:eastAsia="Roboto"/>
            <w:bCs/>
            <w:color w:val="0000FF"/>
          </w:rPr>
          <w:delText>relatively scant</w:delText>
        </w:r>
      </w:del>
      <w:ins w:id="177" w:author="Brian Sheil" w:date="2022-12-20T05:37:00Z">
        <w:r w:rsidR="00764BF7" w:rsidRPr="00764BF7">
          <w:rPr>
            <w:rFonts w:eastAsia="Roboto"/>
            <w:bCs/>
            <w:color w:val="0000FF"/>
          </w:rPr>
          <w:t>almost non-existent</w:t>
        </w:r>
      </w:ins>
      <w:ins w:id="178" w:author="Brian Sheil" w:date="2022-12-20T05:38:00Z">
        <w:r w:rsidR="00764BF7" w:rsidRPr="00764BF7">
          <w:rPr>
            <w:rFonts w:eastAsia="Roboto"/>
            <w:bCs/>
            <w:color w:val="0000FF"/>
          </w:rPr>
          <w:t xml:space="preserve"> with the vast majority of data relating to London Clay. The lack of information for these ground conditions prompted Ward and Burke Construction Ltd to fund this research directly to gain better understanding of excavation behaviours to de-risk construction (using live feedback of data)</w:t>
        </w:r>
      </w:ins>
      <w:ins w:id="179" w:author="Brian Sheil" w:date="2022-12-20T05:39:00Z">
        <w:r w:rsidR="00764BF7" w:rsidRPr="00764BF7">
          <w:rPr>
            <w:rFonts w:eastAsia="Roboto"/>
            <w:bCs/>
            <w:color w:val="0000FF"/>
          </w:rPr>
          <w:t>.</w:t>
        </w:r>
      </w:ins>
      <w:del w:id="180" w:author="Brian Sheil" w:date="2022-12-20T05:38:00Z">
        <w:r w:rsidR="00774114" w:rsidRPr="00764BF7" w:rsidDel="00764BF7">
          <w:rPr>
            <w:rFonts w:eastAsia="Roboto"/>
            <w:bCs/>
            <w:color w:val="0000FF"/>
          </w:rPr>
          <w:delText xml:space="preserve">. </w:delText>
        </w:r>
      </w:del>
      <w:del w:id="181" w:author="Brian Sheil" w:date="2022-12-20T05:37:00Z">
        <w:r w:rsidR="00774114" w:rsidRPr="00764BF7" w:rsidDel="00764BF7">
          <w:rPr>
            <w:rFonts w:eastAsia="Roboto"/>
            <w:bCs/>
            <w:color w:val="0000FF"/>
          </w:rPr>
          <w:delText xml:space="preserve">With the density of built infrastructure in urban environments rapidly increasing, as is the cost of land, greenfield plots are being increasingly utilized for the construction of new infrastructure. </w:delText>
        </w:r>
        <w:r w:rsidR="00676C6E" w:rsidRPr="00764BF7" w:rsidDel="00764BF7">
          <w:rPr>
            <w:rFonts w:eastAsia="Roboto"/>
            <w:bCs/>
            <w:color w:val="0000FF"/>
          </w:rPr>
          <w:delText xml:space="preserve">However, underground construction on greenfield sites is often problematic as challenging ground conditions are regularly encountered. </w:delText>
        </w:r>
        <w:r w:rsidR="00774114" w:rsidRPr="00764BF7" w:rsidDel="00764BF7">
          <w:rPr>
            <w:rFonts w:eastAsia="Roboto"/>
            <w:bCs/>
            <w:color w:val="0000FF"/>
          </w:rPr>
          <w:delText>Th</w:delText>
        </w:r>
        <w:r w:rsidR="00CF2CE0" w:rsidRPr="00764BF7" w:rsidDel="00764BF7">
          <w:rPr>
            <w:rFonts w:eastAsia="Roboto"/>
            <w:bCs/>
            <w:color w:val="0000FF"/>
          </w:rPr>
          <w:delText>e findings reported in this paper would be</w:delText>
        </w:r>
        <w:r w:rsidR="00774114" w:rsidRPr="00764BF7" w:rsidDel="00764BF7">
          <w:rPr>
            <w:rFonts w:eastAsia="Roboto"/>
            <w:bCs/>
            <w:color w:val="0000FF"/>
          </w:rPr>
          <w:delText xml:space="preserve"> particularly applicable to the energy sector,</w:delText>
        </w:r>
        <w:r w:rsidR="00CF2CE0" w:rsidRPr="00764BF7" w:rsidDel="00764BF7">
          <w:rPr>
            <w:rFonts w:eastAsia="Roboto"/>
            <w:bCs/>
            <w:color w:val="0000FF"/>
          </w:rPr>
          <w:delText xml:space="preserve"> as plant construction typically occurs on similar greenfield land, and underground material storage bunkers are a common feature of any plant.</w:delText>
        </w:r>
        <w:r w:rsidR="00774114" w:rsidRPr="00764BF7" w:rsidDel="00764BF7">
          <w:rPr>
            <w:rFonts w:eastAsia="Roboto"/>
            <w:bCs/>
            <w:color w:val="0000FF"/>
          </w:rPr>
          <w:delText xml:space="preserve"> </w:delText>
        </w:r>
      </w:del>
    </w:p>
    <w:p w14:paraId="4CE968E4" w14:textId="12B77B10" w:rsidR="00CF2CE0" w:rsidRDefault="00CF2CE0" w:rsidP="00F15DF4">
      <w:pPr>
        <w:pStyle w:val="ListParagraph"/>
        <w:numPr>
          <w:ilvl w:val="0"/>
          <w:numId w:val="2"/>
        </w:numPr>
        <w:shd w:val="clear" w:color="auto" w:fill="FFFFFF"/>
        <w:spacing w:after="120" w:line="360" w:lineRule="auto"/>
        <w:rPr>
          <w:rFonts w:eastAsia="Roboto"/>
          <w:bCs/>
          <w:color w:val="0000FF"/>
        </w:rPr>
      </w:pPr>
      <w:r>
        <w:rPr>
          <w:rFonts w:eastAsia="Roboto"/>
          <w:bCs/>
          <w:color w:val="0000FF"/>
        </w:rPr>
        <w:t xml:space="preserve">High quality field data for the combi-wall </w:t>
      </w:r>
      <w:r w:rsidR="008B7B1E">
        <w:rPr>
          <w:rFonts w:eastAsia="Roboto"/>
          <w:bCs/>
          <w:color w:val="0000FF"/>
        </w:rPr>
        <w:t>support system is very uncommon.</w:t>
      </w:r>
      <w:r w:rsidR="0031602C">
        <w:rPr>
          <w:rFonts w:eastAsia="Roboto"/>
          <w:bCs/>
          <w:color w:val="0000FF"/>
        </w:rPr>
        <w:t xml:space="preserve"> F</w:t>
      </w:r>
      <w:r w:rsidR="0031602C" w:rsidRPr="0031602C">
        <w:rPr>
          <w:rFonts w:eastAsia="Roboto"/>
          <w:bCs/>
          <w:color w:val="0000FF"/>
        </w:rPr>
        <w:t xml:space="preserve">or example, 16 of the 296 case studies reported in Long (2001) related to a combi-wall design, and only one involved a tube and sheet pile combination. </w:t>
      </w:r>
      <w:r w:rsidR="008B7B1E">
        <w:rPr>
          <w:rFonts w:eastAsia="Roboto"/>
          <w:bCs/>
          <w:color w:val="0000FF"/>
        </w:rPr>
        <w:t xml:space="preserve">With cofferdam installation technology having advanced significantly in recent years, the authors </w:t>
      </w:r>
      <w:del w:id="182" w:author="Brian Sheil" w:date="2022-12-20T05:39:00Z">
        <w:r w:rsidR="008B7B1E" w:rsidDel="00764BF7">
          <w:rPr>
            <w:rFonts w:eastAsia="Roboto"/>
            <w:bCs/>
            <w:color w:val="0000FF"/>
          </w:rPr>
          <w:delText xml:space="preserve">feel </w:delText>
        </w:r>
      </w:del>
      <w:ins w:id="183" w:author="Brian Sheil" w:date="2022-12-20T05:39:00Z">
        <w:r w:rsidR="00764BF7">
          <w:rPr>
            <w:rFonts w:eastAsia="Roboto"/>
            <w:bCs/>
            <w:color w:val="0000FF"/>
          </w:rPr>
          <w:t xml:space="preserve">believe </w:t>
        </w:r>
      </w:ins>
      <w:r w:rsidR="008B7B1E">
        <w:rPr>
          <w:rFonts w:eastAsia="Roboto"/>
          <w:bCs/>
          <w:color w:val="0000FF"/>
        </w:rPr>
        <w:t xml:space="preserve">the combi-wall solution </w:t>
      </w:r>
      <w:del w:id="184" w:author="Brian Sheil" w:date="2022-12-20T05:39:00Z">
        <w:r w:rsidR="008B7B1E" w:rsidDel="00764BF7">
          <w:rPr>
            <w:rFonts w:eastAsia="Roboto"/>
            <w:bCs/>
            <w:color w:val="0000FF"/>
          </w:rPr>
          <w:delText xml:space="preserve">could </w:delText>
        </w:r>
      </w:del>
      <w:ins w:id="185" w:author="Brian Sheil" w:date="2022-12-20T05:39:00Z">
        <w:r w:rsidR="00764BF7">
          <w:rPr>
            <w:rFonts w:eastAsia="Roboto"/>
            <w:bCs/>
            <w:color w:val="0000FF"/>
          </w:rPr>
          <w:t xml:space="preserve">will </w:t>
        </w:r>
      </w:ins>
      <w:r w:rsidR="008B7B1E">
        <w:rPr>
          <w:rFonts w:eastAsia="Roboto"/>
          <w:bCs/>
          <w:color w:val="0000FF"/>
        </w:rPr>
        <w:t xml:space="preserve">become a more conventional method in soft and challenging ground to eliminate the risks associated with </w:t>
      </w:r>
      <w:r w:rsidR="008B7B1E" w:rsidRPr="008B7B1E">
        <w:rPr>
          <w:rFonts w:eastAsia="Roboto"/>
          <w:bCs/>
          <w:i/>
          <w:iCs/>
          <w:color w:val="0000FF"/>
        </w:rPr>
        <w:t>in situ</w:t>
      </w:r>
      <w:r w:rsidR="008B7B1E">
        <w:rPr>
          <w:rFonts w:eastAsia="Roboto"/>
          <w:bCs/>
          <w:color w:val="0000FF"/>
        </w:rPr>
        <w:t xml:space="preserve"> concrete solutions in those conditions. </w:t>
      </w:r>
      <w:r w:rsidR="0031602C">
        <w:rPr>
          <w:rFonts w:eastAsia="Roboto"/>
          <w:bCs/>
          <w:color w:val="0000FF"/>
        </w:rPr>
        <w:t xml:space="preserve">It is therefore important to </w:t>
      </w:r>
      <w:del w:id="186" w:author="Brian Sheil" w:date="2022-12-20T05:39:00Z">
        <w:r w:rsidR="0031602C" w:rsidDel="00764BF7">
          <w:rPr>
            <w:rFonts w:eastAsia="Roboto"/>
            <w:bCs/>
            <w:color w:val="0000FF"/>
          </w:rPr>
          <w:delText xml:space="preserve">publish </w:delText>
        </w:r>
      </w:del>
      <w:ins w:id="187" w:author="Brian Sheil" w:date="2022-12-20T05:39:00Z">
        <w:r w:rsidR="00764BF7">
          <w:rPr>
            <w:rFonts w:eastAsia="Roboto"/>
            <w:bCs/>
            <w:color w:val="0000FF"/>
          </w:rPr>
          <w:t xml:space="preserve">disseminate </w:t>
        </w:r>
      </w:ins>
      <w:r w:rsidR="0031602C">
        <w:rPr>
          <w:rFonts w:eastAsia="Roboto"/>
          <w:bCs/>
          <w:color w:val="0000FF"/>
        </w:rPr>
        <w:t xml:space="preserve">the findings of </w:t>
      </w:r>
      <w:del w:id="188" w:author="Brian Sheil" w:date="2022-12-20T05:39:00Z">
        <w:r w:rsidR="0031602C" w:rsidDel="00764BF7">
          <w:rPr>
            <w:rFonts w:eastAsia="Roboto"/>
            <w:bCs/>
            <w:color w:val="0000FF"/>
          </w:rPr>
          <w:delText xml:space="preserve">this </w:delText>
        </w:r>
      </w:del>
      <w:ins w:id="189" w:author="Brian Sheil" w:date="2022-12-20T05:39:00Z">
        <w:r w:rsidR="00764BF7">
          <w:rPr>
            <w:rFonts w:eastAsia="Roboto"/>
            <w:bCs/>
            <w:color w:val="0000FF"/>
          </w:rPr>
          <w:t xml:space="preserve">the present </w:t>
        </w:r>
      </w:ins>
      <w:r w:rsidR="0031602C">
        <w:rPr>
          <w:rFonts w:eastAsia="Roboto"/>
          <w:bCs/>
          <w:color w:val="0000FF"/>
        </w:rPr>
        <w:t>project</w:t>
      </w:r>
      <w:ins w:id="190" w:author="Brian Sheil" w:date="2022-12-20T05:39:00Z">
        <w:r w:rsidR="00764BF7">
          <w:rPr>
            <w:rFonts w:eastAsia="Roboto"/>
            <w:bCs/>
            <w:color w:val="0000FF"/>
          </w:rPr>
          <w:t xml:space="preserve"> towards future design method development</w:t>
        </w:r>
      </w:ins>
      <w:r w:rsidR="002F610E">
        <w:rPr>
          <w:rFonts w:eastAsia="Roboto"/>
          <w:bCs/>
          <w:color w:val="0000FF"/>
        </w:rPr>
        <w:t>.</w:t>
      </w:r>
    </w:p>
    <w:p w14:paraId="4FF8E13A" w14:textId="31061B45" w:rsidR="002D7D3A" w:rsidRDefault="00571056" w:rsidP="00F15DF4">
      <w:pPr>
        <w:pStyle w:val="ListParagraph"/>
        <w:numPr>
          <w:ilvl w:val="0"/>
          <w:numId w:val="2"/>
        </w:numPr>
        <w:shd w:val="clear" w:color="auto" w:fill="FFFFFF"/>
        <w:spacing w:after="120" w:line="360" w:lineRule="auto"/>
        <w:rPr>
          <w:rFonts w:eastAsia="Roboto"/>
          <w:bCs/>
          <w:color w:val="0000FF"/>
        </w:rPr>
      </w:pPr>
      <w:r>
        <w:rPr>
          <w:rFonts w:eastAsia="Roboto"/>
          <w:bCs/>
          <w:color w:val="0000FF"/>
        </w:rPr>
        <w:t>This monitoring work has provided valuable insights into the effect</w:t>
      </w:r>
      <w:ins w:id="191" w:author="Brian Sheil" w:date="2022-12-20T05:41:00Z">
        <w:r w:rsidR="00764BF7">
          <w:rPr>
            <w:rFonts w:eastAsia="Roboto"/>
            <w:bCs/>
            <w:color w:val="0000FF"/>
          </w:rPr>
          <w:t>s</w:t>
        </w:r>
      </w:ins>
      <w:r>
        <w:rPr>
          <w:rFonts w:eastAsia="Roboto"/>
          <w:bCs/>
          <w:color w:val="0000FF"/>
        </w:rPr>
        <w:t xml:space="preserve"> of </w:t>
      </w:r>
      <w:ins w:id="192" w:author="Brian Sheil" w:date="2022-12-20T05:41:00Z">
        <w:r w:rsidR="00764BF7">
          <w:rPr>
            <w:rFonts w:eastAsia="Roboto"/>
            <w:bCs/>
            <w:color w:val="0000FF"/>
          </w:rPr>
          <w:t xml:space="preserve">internal </w:t>
        </w:r>
      </w:ins>
      <w:r>
        <w:rPr>
          <w:rFonts w:eastAsia="Roboto"/>
          <w:bCs/>
          <w:color w:val="0000FF"/>
        </w:rPr>
        <w:t xml:space="preserve">vibratory piling </w:t>
      </w:r>
      <w:ins w:id="193" w:author="Brian Sheil" w:date="2022-12-20T05:41:00Z">
        <w:r w:rsidR="00764BF7">
          <w:rPr>
            <w:rFonts w:eastAsia="Roboto"/>
            <w:bCs/>
            <w:color w:val="0000FF"/>
          </w:rPr>
          <w:t>within the exc</w:t>
        </w:r>
      </w:ins>
      <w:ins w:id="194" w:author="Brian Sheil" w:date="2022-12-20T05:42:00Z">
        <w:r w:rsidR="00764BF7">
          <w:rPr>
            <w:rFonts w:eastAsia="Roboto"/>
            <w:bCs/>
            <w:color w:val="0000FF"/>
          </w:rPr>
          <w:t>a</w:t>
        </w:r>
      </w:ins>
      <w:ins w:id="195" w:author="Brian Sheil" w:date="2022-12-20T05:41:00Z">
        <w:r w:rsidR="00764BF7">
          <w:rPr>
            <w:rFonts w:eastAsia="Roboto"/>
            <w:bCs/>
            <w:color w:val="0000FF"/>
          </w:rPr>
          <w:t xml:space="preserve">vation </w:t>
        </w:r>
      </w:ins>
      <w:ins w:id="196" w:author="Brian Sheil" w:date="2022-12-20T05:42:00Z">
        <w:r w:rsidR="00764BF7">
          <w:rPr>
            <w:rFonts w:eastAsia="Roboto"/>
            <w:bCs/>
            <w:color w:val="0000FF"/>
          </w:rPr>
          <w:t xml:space="preserve">which resulted </w:t>
        </w:r>
      </w:ins>
      <w:r>
        <w:rPr>
          <w:rFonts w:eastAsia="Roboto"/>
          <w:bCs/>
          <w:color w:val="0000FF"/>
        </w:rPr>
        <w:t xml:space="preserve">in </w:t>
      </w:r>
      <w:ins w:id="197" w:author="Brian Sheil" w:date="2022-12-20T05:42:00Z">
        <w:r w:rsidR="00764BF7">
          <w:rPr>
            <w:rFonts w:eastAsia="Roboto"/>
            <w:bCs/>
            <w:color w:val="0000FF"/>
          </w:rPr>
          <w:t xml:space="preserve">significant increases to the lateral wall displacement and support structure loads. </w:t>
        </w:r>
      </w:ins>
      <w:del w:id="198" w:author="Brian Sheil" w:date="2022-12-20T05:42:00Z">
        <w:r w:rsidDel="00764BF7">
          <w:rPr>
            <w:rFonts w:eastAsia="Roboto"/>
            <w:bCs/>
            <w:color w:val="0000FF"/>
          </w:rPr>
          <w:delText xml:space="preserve">saturated sand and soft clay on the behavior of </w:delText>
        </w:r>
        <w:r w:rsidR="00644798" w:rsidDel="00764BF7">
          <w:rPr>
            <w:rFonts w:eastAsia="Roboto"/>
            <w:bCs/>
            <w:color w:val="0000FF"/>
          </w:rPr>
          <w:delText>an</w:delText>
        </w:r>
        <w:r w:rsidDel="00764BF7">
          <w:rPr>
            <w:rFonts w:eastAsia="Roboto"/>
            <w:bCs/>
            <w:color w:val="0000FF"/>
          </w:rPr>
          <w:delText xml:space="preserve"> embedded retaining structure</w:delText>
        </w:r>
        <w:r w:rsidR="00644798" w:rsidDel="00764BF7">
          <w:rPr>
            <w:rFonts w:eastAsia="Roboto"/>
            <w:bCs/>
            <w:color w:val="0000FF"/>
          </w:rPr>
          <w:delText xml:space="preserve">. Significant increases in lateral wall displacement and support structure loads were observed. The authors conclude </w:delText>
        </w:r>
        <w:r w:rsidR="00D040C1" w:rsidDel="00764BF7">
          <w:rPr>
            <w:rFonts w:eastAsia="Roboto"/>
            <w:bCs/>
            <w:color w:val="0000FF"/>
          </w:rPr>
          <w:delText xml:space="preserve">that </w:delText>
        </w:r>
        <w:r w:rsidR="00644798" w:rsidDel="00764BF7">
          <w:rPr>
            <w:rFonts w:eastAsia="Roboto"/>
            <w:bCs/>
            <w:color w:val="0000FF"/>
          </w:rPr>
          <w:delText>t</w:delText>
        </w:r>
      </w:del>
      <w:ins w:id="199" w:author="Brian Sheil" w:date="2022-12-20T05:42:00Z">
        <w:r w:rsidR="00764BF7">
          <w:rPr>
            <w:rFonts w:eastAsia="Roboto"/>
            <w:bCs/>
            <w:color w:val="0000FF"/>
          </w:rPr>
          <w:t>T</w:t>
        </w:r>
      </w:ins>
      <w:r w:rsidR="00644798">
        <w:rPr>
          <w:rFonts w:eastAsia="Roboto"/>
          <w:bCs/>
          <w:color w:val="0000FF"/>
        </w:rPr>
        <w:t xml:space="preserve">his </w:t>
      </w:r>
      <w:r w:rsidR="00D040C1">
        <w:rPr>
          <w:rFonts w:eastAsia="Roboto"/>
          <w:bCs/>
          <w:color w:val="0000FF"/>
        </w:rPr>
        <w:t>should be</w:t>
      </w:r>
      <w:r w:rsidR="00644798">
        <w:rPr>
          <w:rFonts w:eastAsia="Roboto"/>
          <w:bCs/>
          <w:color w:val="0000FF"/>
        </w:rPr>
        <w:t xml:space="preserve"> an important consideration at the design stage for future deep excavation projects</w:t>
      </w:r>
      <w:r w:rsidR="00E02AE9">
        <w:rPr>
          <w:rFonts w:eastAsia="Roboto"/>
          <w:bCs/>
          <w:color w:val="0000FF"/>
        </w:rPr>
        <w:t xml:space="preserve"> in similar ground conditions</w:t>
      </w:r>
      <w:del w:id="200" w:author="Brian Sheil" w:date="2022-12-20T05:43:00Z">
        <w:r w:rsidR="00644798" w:rsidDel="00764BF7">
          <w:rPr>
            <w:rFonts w:eastAsia="Roboto"/>
            <w:bCs/>
            <w:color w:val="0000FF"/>
          </w:rPr>
          <w:delText>, as failure to do s</w:delText>
        </w:r>
        <w:r w:rsidR="00E02AE9" w:rsidDel="00764BF7">
          <w:rPr>
            <w:rFonts w:eastAsia="Roboto"/>
            <w:bCs/>
            <w:color w:val="0000FF"/>
          </w:rPr>
          <w:delText>o</w:delText>
        </w:r>
        <w:r w:rsidR="00644798" w:rsidDel="00764BF7">
          <w:rPr>
            <w:rFonts w:eastAsia="Roboto"/>
            <w:bCs/>
            <w:color w:val="0000FF"/>
          </w:rPr>
          <w:delText xml:space="preserve"> may result in excessive ground movements leading to significant settlement-induced infrastructure damage</w:delText>
        </w:r>
      </w:del>
      <w:r w:rsidR="00800876">
        <w:rPr>
          <w:rFonts w:eastAsia="Roboto"/>
          <w:bCs/>
          <w:color w:val="0000FF"/>
        </w:rPr>
        <w:t>.</w:t>
      </w:r>
      <w:r w:rsidR="002D7D3A">
        <w:rPr>
          <w:rFonts w:eastAsia="Roboto"/>
          <w:bCs/>
          <w:color w:val="0000FF"/>
        </w:rPr>
        <w:t xml:space="preserve"> </w:t>
      </w:r>
    </w:p>
    <w:p w14:paraId="292699A6" w14:textId="3843878B" w:rsidR="000E3646" w:rsidRDefault="000E3646" w:rsidP="00F15DF4">
      <w:pPr>
        <w:pStyle w:val="ListParagraph"/>
        <w:numPr>
          <w:ilvl w:val="0"/>
          <w:numId w:val="2"/>
        </w:numPr>
        <w:shd w:val="clear" w:color="auto" w:fill="FFFFFF"/>
        <w:spacing w:after="120" w:line="360" w:lineRule="auto"/>
        <w:rPr>
          <w:rFonts w:eastAsia="Roboto"/>
          <w:bCs/>
          <w:color w:val="0000FF"/>
        </w:rPr>
      </w:pPr>
      <w:del w:id="201" w:author="Brian Sheil" w:date="2022-12-20T05:43:00Z">
        <w:r w:rsidDel="00764BF7">
          <w:rPr>
            <w:rFonts w:eastAsia="Roboto"/>
            <w:bCs/>
            <w:color w:val="0000FF"/>
          </w:rPr>
          <w:delText>There are very f</w:delText>
        </w:r>
      </w:del>
      <w:ins w:id="202" w:author="Brian Sheil" w:date="2022-12-20T05:43:00Z">
        <w:r w:rsidR="00764BF7">
          <w:rPr>
            <w:rFonts w:eastAsia="Roboto"/>
            <w:bCs/>
            <w:color w:val="0000FF"/>
          </w:rPr>
          <w:t>F</w:t>
        </w:r>
      </w:ins>
      <w:r>
        <w:rPr>
          <w:rFonts w:eastAsia="Roboto"/>
          <w:bCs/>
          <w:color w:val="0000FF"/>
        </w:rPr>
        <w:t xml:space="preserve">ew published case histories </w:t>
      </w:r>
      <w:del w:id="203" w:author="Brian Sheil" w:date="2022-12-20T05:43:00Z">
        <w:r w:rsidDel="00764BF7">
          <w:rPr>
            <w:rFonts w:eastAsia="Roboto"/>
            <w:bCs/>
            <w:color w:val="0000FF"/>
          </w:rPr>
          <w:delText xml:space="preserve">that </w:delText>
        </w:r>
      </w:del>
      <w:r>
        <w:rPr>
          <w:rFonts w:eastAsia="Roboto"/>
          <w:bCs/>
          <w:color w:val="0000FF"/>
        </w:rPr>
        <w:t xml:space="preserve">provide detailed information on </w:t>
      </w:r>
      <w:del w:id="204" w:author="Brian Sheil" w:date="2022-12-20T05:43:00Z">
        <w:r w:rsidDel="00764BF7">
          <w:rPr>
            <w:rFonts w:eastAsia="Roboto"/>
            <w:bCs/>
            <w:color w:val="0000FF"/>
          </w:rPr>
          <w:delText xml:space="preserve">the effect of </w:delText>
        </w:r>
      </w:del>
      <w:r>
        <w:rPr>
          <w:rFonts w:eastAsia="Roboto"/>
          <w:bCs/>
          <w:color w:val="0000FF"/>
        </w:rPr>
        <w:t xml:space="preserve">temperature </w:t>
      </w:r>
      <w:ins w:id="205" w:author="Brian Sheil" w:date="2022-12-20T05:43:00Z">
        <w:r w:rsidR="00764BF7">
          <w:rPr>
            <w:rFonts w:eastAsia="Roboto"/>
            <w:bCs/>
            <w:color w:val="0000FF"/>
          </w:rPr>
          <w:t xml:space="preserve">effects </w:t>
        </w:r>
      </w:ins>
      <w:r>
        <w:rPr>
          <w:rFonts w:eastAsia="Roboto"/>
          <w:bCs/>
          <w:color w:val="0000FF"/>
        </w:rPr>
        <w:t xml:space="preserve">on prop loads. </w:t>
      </w:r>
      <w:r w:rsidR="00CE0ECC">
        <w:rPr>
          <w:rFonts w:eastAsia="Roboto"/>
          <w:bCs/>
          <w:color w:val="0000FF"/>
        </w:rPr>
        <w:t xml:space="preserve">The current method adopted by the industry to determine temperature </w:t>
      </w:r>
      <w:r w:rsidR="00CE0ECC">
        <w:rPr>
          <w:rFonts w:eastAsia="Roboto"/>
          <w:bCs/>
          <w:color w:val="0000FF"/>
        </w:rPr>
        <w:lastRenderedPageBreak/>
        <w:t xml:space="preserve">induced loads for the design of temporary props is outlined in Gaba et al. (2017), and involves using an end fixity factor, </w:t>
      </w:r>
      <w:r w:rsidR="00CE0ECC">
        <w:rPr>
          <w:rFonts w:eastAsia="Roboto"/>
          <w:bCs/>
          <w:i/>
          <w:iCs/>
          <w:color w:val="0000FF"/>
        </w:rPr>
        <w:t>FF</w:t>
      </w:r>
      <w:r w:rsidR="00CE0ECC">
        <w:rPr>
          <w:rFonts w:eastAsia="Roboto"/>
          <w:bCs/>
          <w:color w:val="0000FF"/>
        </w:rPr>
        <w:t xml:space="preserve"> (some literature uses </w:t>
      </w:r>
      <w:r w:rsidR="00CE0ECC" w:rsidRPr="00CE0ECC">
        <w:rPr>
          <w:rFonts w:eastAsia="Roboto"/>
          <w:bCs/>
          <w:i/>
          <w:iCs/>
          <w:color w:val="0000FF"/>
        </w:rPr>
        <w:t>β</w:t>
      </w:r>
      <w:r w:rsidR="00CE0ECC">
        <w:rPr>
          <w:rFonts w:eastAsia="Roboto"/>
          <w:bCs/>
          <w:color w:val="0000FF"/>
        </w:rPr>
        <w:t xml:space="preserve">). The recommended values of </w:t>
      </w:r>
      <w:r w:rsidR="00CE0ECC">
        <w:rPr>
          <w:rFonts w:eastAsia="Roboto"/>
          <w:bCs/>
          <w:i/>
          <w:iCs/>
          <w:color w:val="0000FF"/>
        </w:rPr>
        <w:t>FF</w:t>
      </w:r>
      <w:r w:rsidR="00CE0ECC">
        <w:rPr>
          <w:rFonts w:eastAsia="Roboto"/>
          <w:bCs/>
          <w:color w:val="0000FF"/>
        </w:rPr>
        <w:t xml:space="preserve"> are based on only 4 case historie</w:t>
      </w:r>
      <w:r w:rsidR="00650817">
        <w:rPr>
          <w:rFonts w:eastAsia="Roboto"/>
          <w:bCs/>
          <w:color w:val="0000FF"/>
        </w:rPr>
        <w:t xml:space="preserve">s – all of which involve the use of </w:t>
      </w:r>
      <w:r w:rsidR="00650817">
        <w:rPr>
          <w:rFonts w:eastAsia="Roboto"/>
          <w:bCs/>
          <w:i/>
          <w:iCs/>
          <w:color w:val="0000FF"/>
        </w:rPr>
        <w:t>in situ</w:t>
      </w:r>
      <w:r w:rsidR="00650817">
        <w:rPr>
          <w:rFonts w:eastAsia="Roboto"/>
          <w:bCs/>
          <w:color w:val="0000FF"/>
        </w:rPr>
        <w:t xml:space="preserve"> walls in stiff London Clay.</w:t>
      </w:r>
      <w:r w:rsidR="00CE0ECC">
        <w:rPr>
          <w:rFonts w:eastAsia="Roboto"/>
          <w:bCs/>
          <w:color w:val="0000FF"/>
        </w:rPr>
        <w:t xml:space="preserve"> </w:t>
      </w:r>
      <w:r w:rsidR="00650817">
        <w:rPr>
          <w:rFonts w:eastAsia="Roboto"/>
          <w:bCs/>
          <w:color w:val="0000FF"/>
        </w:rPr>
        <w:t xml:space="preserve">There are currently </w:t>
      </w:r>
      <w:r w:rsidR="00650817" w:rsidRPr="00764BF7">
        <w:rPr>
          <w:rFonts w:eastAsia="Roboto"/>
          <w:bCs/>
          <w:color w:val="0000FF"/>
          <w:u w:val="single"/>
          <w:rPrChange w:id="206" w:author="Brian Sheil" w:date="2022-12-20T05:44:00Z">
            <w:rPr>
              <w:rFonts w:eastAsia="Roboto"/>
              <w:bCs/>
              <w:color w:val="0000FF"/>
            </w:rPr>
          </w:rPrChange>
        </w:rPr>
        <w:t>no recommended values</w:t>
      </w:r>
      <w:r w:rsidR="00650817">
        <w:rPr>
          <w:rFonts w:eastAsia="Roboto"/>
          <w:bCs/>
          <w:color w:val="0000FF"/>
        </w:rPr>
        <w:t xml:space="preserve"> of </w:t>
      </w:r>
      <w:r w:rsidR="00650817">
        <w:rPr>
          <w:rFonts w:eastAsia="Roboto"/>
          <w:bCs/>
          <w:i/>
          <w:iCs/>
          <w:color w:val="0000FF"/>
        </w:rPr>
        <w:t xml:space="preserve">FF </w:t>
      </w:r>
      <w:del w:id="207" w:author="Brian Sheil" w:date="2022-12-20T05:44:00Z">
        <w:r w:rsidR="00650817" w:rsidDel="00764BF7">
          <w:rPr>
            <w:rFonts w:eastAsia="Roboto"/>
            <w:bCs/>
            <w:color w:val="0000FF"/>
          </w:rPr>
          <w:delText xml:space="preserve">in Gaba et al. (2017) for designing props supporting deep excavations </w:delText>
        </w:r>
      </w:del>
      <w:r w:rsidR="00650817">
        <w:rPr>
          <w:rFonts w:eastAsia="Roboto"/>
          <w:bCs/>
          <w:color w:val="0000FF"/>
        </w:rPr>
        <w:t>in soft soils due to a lack of reliable case history data</w:t>
      </w:r>
      <w:ins w:id="208" w:author="Brian Sheil" w:date="2022-12-20T05:44:00Z">
        <w:r w:rsidR="00764BF7">
          <w:rPr>
            <w:rFonts w:eastAsia="Roboto"/>
            <w:bCs/>
            <w:color w:val="0000FF"/>
          </w:rPr>
          <w:t xml:space="preserve">. </w:t>
        </w:r>
      </w:ins>
      <w:del w:id="209" w:author="Brian Sheil" w:date="2022-12-20T05:44:00Z">
        <w:r w:rsidR="00650817" w:rsidDel="00764BF7">
          <w:rPr>
            <w:rFonts w:eastAsia="Roboto"/>
            <w:bCs/>
            <w:color w:val="0000FF"/>
          </w:rPr>
          <w:delText xml:space="preserve">. There is clearly a </w:delText>
        </w:r>
        <w:r w:rsidR="000E303C" w:rsidDel="00764BF7">
          <w:rPr>
            <w:rFonts w:eastAsia="Roboto"/>
            <w:bCs/>
            <w:color w:val="0000FF"/>
          </w:rPr>
          <w:delText>requirement</w:delText>
        </w:r>
        <w:r w:rsidR="00650817" w:rsidDel="00764BF7">
          <w:rPr>
            <w:rFonts w:eastAsia="Roboto"/>
            <w:bCs/>
            <w:color w:val="0000FF"/>
          </w:rPr>
          <w:delText xml:space="preserve"> </w:delText>
        </w:r>
        <w:r w:rsidR="000E303C" w:rsidDel="00764BF7">
          <w:rPr>
            <w:rFonts w:eastAsia="Roboto"/>
            <w:bCs/>
            <w:color w:val="0000FF"/>
          </w:rPr>
          <w:delText>for the literature to provide more field data for temperature induced prop loads for sheet pile walls in soft ground</w:delText>
        </w:r>
        <w:r w:rsidR="00650817" w:rsidDel="00764BF7">
          <w:rPr>
            <w:rFonts w:eastAsia="Roboto"/>
            <w:bCs/>
            <w:color w:val="0000FF"/>
          </w:rPr>
          <w:delText xml:space="preserve">. While the database presented in Twine &amp; Roscoe (1997) </w:delText>
        </w:r>
        <w:r w:rsidR="00D040C1" w:rsidDel="00764BF7">
          <w:rPr>
            <w:rFonts w:eastAsia="Roboto"/>
            <w:bCs/>
            <w:color w:val="0000FF"/>
          </w:rPr>
          <w:delText>which provides</w:delText>
        </w:r>
        <w:r w:rsidR="000E303C" w:rsidDel="00764BF7">
          <w:rPr>
            <w:rFonts w:eastAsia="Roboto"/>
            <w:bCs/>
            <w:color w:val="0000FF"/>
          </w:rPr>
          <w:delText xml:space="preserve"> several </w:delText>
        </w:r>
        <w:r w:rsidR="000E303C" w:rsidDel="00764BF7">
          <w:rPr>
            <w:rFonts w:eastAsia="Roboto"/>
            <w:bCs/>
            <w:i/>
            <w:iCs/>
            <w:color w:val="0000FF"/>
          </w:rPr>
          <w:delText>FF</w:delText>
        </w:r>
        <w:r w:rsidR="000E303C" w:rsidDel="00764BF7">
          <w:rPr>
            <w:rFonts w:eastAsia="Roboto"/>
            <w:bCs/>
            <w:color w:val="0000FF"/>
          </w:rPr>
          <w:delText xml:space="preserve"> values for props supporting sheet pile walls is useful, no ground condition information is provided, and significantly more field data must be collated before reliable design guidance can be developed. </w:delText>
        </w:r>
      </w:del>
      <w:r>
        <w:rPr>
          <w:rFonts w:eastAsia="Roboto"/>
          <w:bCs/>
          <w:color w:val="0000FF"/>
        </w:rPr>
        <w:t xml:space="preserve">The temperature induced prop load data collected during this project </w:t>
      </w:r>
      <w:del w:id="210" w:author="Brian Sheil" w:date="2022-12-20T05:45:00Z">
        <w:r w:rsidDel="00EA7677">
          <w:rPr>
            <w:rFonts w:eastAsia="Roboto"/>
            <w:bCs/>
            <w:color w:val="0000FF"/>
          </w:rPr>
          <w:delText xml:space="preserve">can </w:delText>
        </w:r>
      </w:del>
      <w:r>
        <w:rPr>
          <w:rFonts w:eastAsia="Roboto"/>
          <w:bCs/>
          <w:color w:val="0000FF"/>
        </w:rPr>
        <w:t>provide</w:t>
      </w:r>
      <w:ins w:id="211" w:author="Brian Sheil" w:date="2022-12-20T05:45:00Z">
        <w:r w:rsidR="00EA7677">
          <w:rPr>
            <w:rFonts w:eastAsia="Roboto"/>
            <w:bCs/>
            <w:color w:val="0000FF"/>
          </w:rPr>
          <w:t>s</w:t>
        </w:r>
      </w:ins>
      <w:r>
        <w:rPr>
          <w:rFonts w:eastAsia="Roboto"/>
          <w:bCs/>
          <w:color w:val="0000FF"/>
        </w:rPr>
        <w:t xml:space="preserve"> a valuable contribution to the database</w:t>
      </w:r>
      <w:r w:rsidR="000E303C">
        <w:rPr>
          <w:rFonts w:eastAsia="Roboto"/>
          <w:bCs/>
          <w:color w:val="0000FF"/>
        </w:rPr>
        <w:t xml:space="preserve">s </w:t>
      </w:r>
      <w:r>
        <w:rPr>
          <w:rFonts w:eastAsia="Roboto"/>
          <w:bCs/>
          <w:color w:val="0000FF"/>
        </w:rPr>
        <w:t xml:space="preserve">in Twine &amp; Roscoe (1997) </w:t>
      </w:r>
      <w:r w:rsidR="000E303C">
        <w:rPr>
          <w:rFonts w:eastAsia="Roboto"/>
          <w:bCs/>
          <w:color w:val="0000FF"/>
        </w:rPr>
        <w:t>and in Gaba et al. (2017).</w:t>
      </w:r>
    </w:p>
    <w:p w14:paraId="4844B617" w14:textId="77777777" w:rsidR="00EA7677" w:rsidRDefault="00EA7677" w:rsidP="00D207C6">
      <w:pPr>
        <w:pStyle w:val="ListParagraph"/>
        <w:numPr>
          <w:ilvl w:val="0"/>
          <w:numId w:val="2"/>
        </w:numPr>
        <w:shd w:val="clear" w:color="auto" w:fill="FFFFFF"/>
        <w:spacing w:after="120" w:line="360" w:lineRule="auto"/>
        <w:rPr>
          <w:ins w:id="212" w:author="Brian Sheil" w:date="2022-12-20T05:48:00Z"/>
          <w:rFonts w:eastAsia="Roboto"/>
          <w:bCs/>
          <w:color w:val="0000FF"/>
        </w:rPr>
      </w:pPr>
      <w:ins w:id="213" w:author="Brian Sheil" w:date="2022-12-20T05:45:00Z">
        <w:r>
          <w:rPr>
            <w:rFonts w:eastAsia="Roboto"/>
            <w:bCs/>
            <w:color w:val="0000FF"/>
          </w:rPr>
          <w:t xml:space="preserve">To the authors’ knowledge, this is the first paper to report the </w:t>
        </w:r>
      </w:ins>
      <w:del w:id="214" w:author="Brian Sheil" w:date="2022-12-20T05:45:00Z">
        <w:r w:rsidR="002D7D3A" w:rsidDel="00EA7677">
          <w:rPr>
            <w:rFonts w:eastAsia="Roboto"/>
            <w:bCs/>
            <w:color w:val="0000FF"/>
          </w:rPr>
          <w:delText xml:space="preserve">The authors believe this to be the first case in the UK where </w:delText>
        </w:r>
      </w:del>
      <w:ins w:id="215" w:author="Brian Sheil" w:date="2022-12-20T05:45:00Z">
        <w:r>
          <w:rPr>
            <w:rFonts w:eastAsia="Roboto"/>
            <w:bCs/>
            <w:color w:val="0000FF"/>
          </w:rPr>
          <w:t xml:space="preserve">use of </w:t>
        </w:r>
      </w:ins>
      <w:r w:rsidR="002D7D3A">
        <w:rPr>
          <w:rFonts w:eastAsia="Roboto"/>
          <w:bCs/>
          <w:color w:val="0000FF"/>
        </w:rPr>
        <w:t xml:space="preserve">fibre bragg gratings (FBGs) </w:t>
      </w:r>
      <w:del w:id="216" w:author="Brian Sheil" w:date="2022-12-20T05:45:00Z">
        <w:r w:rsidR="002D7D3A" w:rsidDel="00EA7677">
          <w:rPr>
            <w:rFonts w:eastAsia="Roboto"/>
            <w:bCs/>
            <w:color w:val="0000FF"/>
          </w:rPr>
          <w:delText xml:space="preserve">have been used </w:delText>
        </w:r>
      </w:del>
      <w:r w:rsidR="002D7D3A">
        <w:rPr>
          <w:rFonts w:eastAsia="Roboto"/>
          <w:bCs/>
          <w:color w:val="0000FF"/>
        </w:rPr>
        <w:t>to monitor the structural performance of a</w:t>
      </w:r>
      <w:r w:rsidR="008C6197">
        <w:rPr>
          <w:rFonts w:eastAsia="Roboto"/>
          <w:bCs/>
          <w:color w:val="0000FF"/>
        </w:rPr>
        <w:t xml:space="preserve">n underground </w:t>
      </w:r>
      <w:r w:rsidR="002D7D3A">
        <w:rPr>
          <w:rFonts w:eastAsia="Roboto"/>
          <w:bCs/>
          <w:color w:val="0000FF"/>
        </w:rPr>
        <w:t>RC foundation slab.</w:t>
      </w:r>
      <w:r w:rsidR="00D4539F">
        <w:rPr>
          <w:rFonts w:eastAsia="Roboto"/>
          <w:bCs/>
          <w:color w:val="0000FF"/>
        </w:rPr>
        <w:t xml:space="preserve"> Typically, </w:t>
      </w:r>
      <w:ins w:id="217" w:author="Brian Sheil" w:date="2022-12-20T05:46:00Z">
        <w:r>
          <w:rPr>
            <w:rFonts w:eastAsia="Roboto"/>
            <w:bCs/>
            <w:color w:val="0000FF"/>
          </w:rPr>
          <w:t xml:space="preserve">discrete </w:t>
        </w:r>
      </w:ins>
      <w:r w:rsidR="00D4539F">
        <w:rPr>
          <w:rFonts w:eastAsia="Roboto"/>
          <w:bCs/>
          <w:color w:val="0000FF"/>
        </w:rPr>
        <w:t>embedment type VW strain gauges are used for this application</w:t>
      </w:r>
      <w:ins w:id="218" w:author="Brian Sheil" w:date="2022-12-20T05:46:00Z">
        <w:r>
          <w:rPr>
            <w:rFonts w:eastAsia="Roboto"/>
            <w:bCs/>
            <w:color w:val="0000FF"/>
          </w:rPr>
          <w:t>, whereas</w:t>
        </w:r>
      </w:ins>
      <w:del w:id="219" w:author="Brian Sheil" w:date="2022-12-20T05:46:00Z">
        <w:r w:rsidR="00D4539F" w:rsidDel="00EA7677">
          <w:rPr>
            <w:rFonts w:eastAsia="Roboto"/>
            <w:bCs/>
            <w:color w:val="0000FF"/>
          </w:rPr>
          <w:delText>.</w:delText>
        </w:r>
      </w:del>
      <w:r w:rsidR="00D4539F">
        <w:rPr>
          <w:rFonts w:eastAsia="Roboto"/>
          <w:bCs/>
          <w:color w:val="0000FF"/>
        </w:rPr>
        <w:t xml:space="preserve"> </w:t>
      </w:r>
      <w:del w:id="220" w:author="Brian Sheil" w:date="2022-12-20T05:46:00Z">
        <w:r w:rsidR="00D4539F" w:rsidDel="00EA7677">
          <w:rPr>
            <w:rFonts w:eastAsia="Roboto"/>
            <w:bCs/>
            <w:color w:val="0000FF"/>
          </w:rPr>
          <w:delText xml:space="preserve">The use of the </w:delText>
        </w:r>
      </w:del>
      <w:r w:rsidR="00D4539F">
        <w:rPr>
          <w:rFonts w:eastAsia="Roboto"/>
          <w:bCs/>
          <w:color w:val="0000FF"/>
        </w:rPr>
        <w:t xml:space="preserve">FBGs </w:t>
      </w:r>
      <w:del w:id="221" w:author="Brian Sheil" w:date="2022-12-20T05:46:00Z">
        <w:r w:rsidR="00D4539F" w:rsidDel="00EA7677">
          <w:rPr>
            <w:rFonts w:eastAsia="Roboto"/>
            <w:bCs/>
            <w:color w:val="0000FF"/>
          </w:rPr>
          <w:delText xml:space="preserve">to monitor structural performance can </w:delText>
        </w:r>
      </w:del>
      <w:r w:rsidR="00D4539F">
        <w:rPr>
          <w:rFonts w:eastAsia="Roboto"/>
          <w:bCs/>
          <w:color w:val="0000FF"/>
        </w:rPr>
        <w:t>provide pseudo-continuous strain profiles</w:t>
      </w:r>
      <w:del w:id="222" w:author="Brian Sheil" w:date="2022-12-20T05:46:00Z">
        <w:r w:rsidR="00D01F06" w:rsidDel="00EA7677">
          <w:rPr>
            <w:rFonts w:eastAsia="Roboto"/>
            <w:bCs/>
            <w:color w:val="0000FF"/>
          </w:rPr>
          <w:delText xml:space="preserve"> (VW gauges only provide strain data at discrete positions)</w:delText>
        </w:r>
        <w:r w:rsidR="00D4539F" w:rsidDel="00EA7677">
          <w:rPr>
            <w:rFonts w:eastAsia="Roboto"/>
            <w:bCs/>
            <w:color w:val="0000FF"/>
          </w:rPr>
          <w:delText>, whilst reducing installation times and risks associated with water damage and electrical noise</w:delText>
        </w:r>
        <w:r w:rsidR="00D01F06" w:rsidDel="00EA7677">
          <w:rPr>
            <w:rFonts w:eastAsia="Roboto"/>
            <w:bCs/>
            <w:color w:val="0000FF"/>
          </w:rPr>
          <w:delText>, when compared to the use of VW gauges</w:delText>
        </w:r>
      </w:del>
      <w:r w:rsidR="00D01F06">
        <w:rPr>
          <w:rFonts w:eastAsia="Roboto"/>
          <w:bCs/>
          <w:color w:val="0000FF"/>
        </w:rPr>
        <w:t>.</w:t>
      </w:r>
      <w:ins w:id="223" w:author="Brian Sheil" w:date="2022-12-20T05:47:00Z">
        <w:r>
          <w:rPr>
            <w:rFonts w:eastAsia="Roboto"/>
            <w:bCs/>
            <w:color w:val="0000FF"/>
          </w:rPr>
          <w:t xml:space="preserve"> The authors also report a novel technique to distinguish temperature and mechanical strain effects from the FBGs.</w:t>
        </w:r>
      </w:ins>
      <w:r w:rsidR="00D01F06">
        <w:rPr>
          <w:rFonts w:eastAsia="Roboto"/>
          <w:bCs/>
          <w:color w:val="0000FF"/>
        </w:rPr>
        <w:t xml:space="preserve"> </w:t>
      </w:r>
      <w:del w:id="224" w:author="Brian Sheil" w:date="2022-12-20T05:48:00Z">
        <w:r w:rsidR="00B22B04" w:rsidDel="00EA7677">
          <w:rPr>
            <w:rFonts w:eastAsia="Roboto"/>
            <w:bCs/>
            <w:color w:val="0000FF"/>
          </w:rPr>
          <w:delText xml:space="preserve">The use of a laboratory calibrated aluminum clamping block to distinguish between </w:delText>
        </w:r>
        <w:r w:rsidR="009819F7" w:rsidDel="00EA7677">
          <w:rPr>
            <w:rFonts w:eastAsia="Roboto"/>
            <w:bCs/>
            <w:color w:val="0000FF"/>
          </w:rPr>
          <w:delText>mechanically applied</w:delText>
        </w:r>
        <w:r w:rsidR="00B22B04" w:rsidDel="00EA7677">
          <w:rPr>
            <w:rFonts w:eastAsia="Roboto"/>
            <w:bCs/>
            <w:color w:val="0000FF"/>
          </w:rPr>
          <w:delText xml:space="preserve"> and temperature</w:delText>
        </w:r>
        <w:r w:rsidR="009819F7" w:rsidDel="00EA7677">
          <w:rPr>
            <w:rFonts w:eastAsia="Roboto"/>
            <w:bCs/>
            <w:color w:val="0000FF"/>
          </w:rPr>
          <w:delText>-</w:delText>
        </w:r>
        <w:r w:rsidR="00B22B04" w:rsidDel="00EA7677">
          <w:rPr>
            <w:rFonts w:eastAsia="Roboto"/>
            <w:bCs/>
            <w:color w:val="0000FF"/>
          </w:rPr>
          <w:delText xml:space="preserve">induced strain is also a novel method. </w:delText>
        </w:r>
        <w:r w:rsidR="00D25E6E" w:rsidDel="00EA7677">
          <w:rPr>
            <w:rFonts w:eastAsia="Roboto"/>
            <w:bCs/>
            <w:color w:val="0000FF"/>
          </w:rPr>
          <w:delText>If developed further, the use of this method would reduce the cost and installation time associated with fibre optic monitoring systems, as the current method involves installing a secondary temperature sensing fibre optic</w:delText>
        </w:r>
        <w:r w:rsidR="009819F7" w:rsidDel="00EA7677">
          <w:rPr>
            <w:rFonts w:eastAsia="Roboto"/>
            <w:bCs/>
            <w:color w:val="0000FF"/>
          </w:rPr>
          <w:delText xml:space="preserve"> cable</w:delText>
        </w:r>
        <w:r w:rsidR="00D25E6E" w:rsidDel="00EA7677">
          <w:rPr>
            <w:rFonts w:eastAsia="Roboto"/>
            <w:bCs/>
            <w:color w:val="0000FF"/>
          </w:rPr>
          <w:delText xml:space="preserve"> adjacent to the primary strain sensing </w:delText>
        </w:r>
        <w:r w:rsidR="009819F7" w:rsidDel="00EA7677">
          <w:rPr>
            <w:rFonts w:eastAsia="Roboto"/>
            <w:bCs/>
            <w:color w:val="0000FF"/>
          </w:rPr>
          <w:delText>cab</w:delText>
        </w:r>
      </w:del>
    </w:p>
    <w:p w14:paraId="58FA1A68" w14:textId="6365824D" w:rsidR="00D207C6" w:rsidRPr="00EA7677" w:rsidRDefault="009819F7">
      <w:pPr>
        <w:shd w:val="clear" w:color="auto" w:fill="FFFFFF"/>
        <w:spacing w:after="120" w:line="360" w:lineRule="auto"/>
        <w:rPr>
          <w:rFonts w:eastAsia="Roboto"/>
          <w:bCs/>
          <w:color w:val="0000FF"/>
          <w:rPrChange w:id="225" w:author="Brian Sheil" w:date="2022-12-20T05:48:00Z">
            <w:rPr/>
          </w:rPrChange>
        </w:rPr>
        <w:pPrChange w:id="226" w:author="Brian Sheil" w:date="2022-12-20T05:48:00Z">
          <w:pPr>
            <w:pStyle w:val="ListParagraph"/>
            <w:numPr>
              <w:numId w:val="2"/>
            </w:numPr>
            <w:shd w:val="clear" w:color="auto" w:fill="FFFFFF"/>
            <w:spacing w:after="120" w:line="360" w:lineRule="auto"/>
            <w:ind w:hanging="360"/>
          </w:pPr>
        </w:pPrChange>
      </w:pPr>
      <w:del w:id="227" w:author="Brian Sheil" w:date="2022-12-20T05:48:00Z">
        <w:r w:rsidRPr="00EA7677" w:rsidDel="00EA7677">
          <w:rPr>
            <w:rFonts w:eastAsia="Roboto"/>
            <w:bCs/>
            <w:color w:val="0000FF"/>
            <w:rPrChange w:id="228" w:author="Brian Sheil" w:date="2022-12-20T05:48:00Z">
              <w:rPr/>
            </w:rPrChange>
          </w:rPr>
          <w:delText>le.</w:delText>
        </w:r>
      </w:del>
      <w:r w:rsidRPr="00EA7677">
        <w:rPr>
          <w:rFonts w:eastAsia="Roboto"/>
          <w:bCs/>
          <w:color w:val="0000FF"/>
          <w:rPrChange w:id="229" w:author="Brian Sheil" w:date="2022-12-20T05:48:00Z">
            <w:rPr/>
          </w:rPrChange>
        </w:rPr>
        <w:t xml:space="preserve"> </w:t>
      </w:r>
      <w:r w:rsidR="00D25E6E" w:rsidRPr="00EA7677">
        <w:rPr>
          <w:rFonts w:eastAsia="Roboto"/>
          <w:bCs/>
          <w:color w:val="0000FF"/>
          <w:rPrChange w:id="230" w:author="Brian Sheil" w:date="2022-12-20T05:48:00Z">
            <w:rPr/>
          </w:rPrChange>
        </w:rPr>
        <w:t xml:space="preserve"> </w:t>
      </w:r>
      <w:r w:rsidR="00D207C6" w:rsidRPr="00EA7677">
        <w:rPr>
          <w:rFonts w:eastAsia="Roboto"/>
          <w:bCs/>
          <w:color w:val="FF0000"/>
          <w:rPrChange w:id="231" w:author="Brian Sheil" w:date="2022-12-20T05:48:00Z">
            <w:rPr>
              <w:color w:val="FF0000"/>
            </w:rPr>
          </w:rPrChange>
        </w:rPr>
        <w:t xml:space="preserve"> </w:t>
      </w:r>
    </w:p>
    <w:p w14:paraId="1A038C91" w14:textId="7FB7D2AC" w:rsidR="00F01AD3" w:rsidRDefault="00F01AD3" w:rsidP="00F01AD3">
      <w:pPr>
        <w:shd w:val="clear" w:color="auto" w:fill="FFFFFF"/>
        <w:spacing w:after="120" w:line="360" w:lineRule="auto"/>
        <w:jc w:val="both"/>
        <w:rPr>
          <w:rFonts w:eastAsia="Roboto"/>
          <w:color w:val="201F1E"/>
        </w:rPr>
      </w:pPr>
      <w:r w:rsidRPr="00F01AD3">
        <w:rPr>
          <w:rFonts w:eastAsia="Roboto"/>
          <w:color w:val="201F1E"/>
        </w:rPr>
        <w:t>(2)    The conclusions generated from this project are not significant for research purposes. In addition, the conclusions are rather general and weak. It seems like a normal construction project, and very little research is involved.</w:t>
      </w:r>
    </w:p>
    <w:p w14:paraId="59EAB5D7" w14:textId="03090CA9" w:rsidR="006A4C94" w:rsidRDefault="006A4C94" w:rsidP="006A4C94">
      <w:pPr>
        <w:shd w:val="clear" w:color="auto" w:fill="FFFFFF"/>
        <w:spacing w:after="120" w:line="360" w:lineRule="auto"/>
        <w:rPr>
          <w:rFonts w:eastAsia="Roboto"/>
          <w:b/>
          <w:color w:val="0000FF"/>
        </w:rPr>
      </w:pPr>
      <w:r w:rsidRPr="00FF7760">
        <w:rPr>
          <w:rFonts w:eastAsia="Roboto"/>
          <w:b/>
          <w:color w:val="0000FF"/>
        </w:rPr>
        <w:t>Response:</w:t>
      </w:r>
    </w:p>
    <w:p w14:paraId="4A1A1D20" w14:textId="3B320F80" w:rsidR="006A4C94" w:rsidRDefault="00487549" w:rsidP="006A4C94">
      <w:pPr>
        <w:shd w:val="clear" w:color="auto" w:fill="FFFFFF"/>
        <w:spacing w:after="120" w:line="360" w:lineRule="auto"/>
        <w:rPr>
          <w:ins w:id="232" w:author="Brian Sheil" w:date="2022-12-20T05:49:00Z"/>
          <w:rFonts w:eastAsia="Roboto"/>
          <w:bCs/>
          <w:color w:val="FF0000"/>
        </w:rPr>
      </w:pPr>
      <w:ins w:id="233" w:author="Brian Sheil" w:date="2022-12-20T05:49:00Z">
        <w:r>
          <w:rPr>
            <w:rFonts w:eastAsia="Roboto"/>
            <w:bCs/>
            <w:color w:val="0000FF"/>
          </w:rPr>
          <w:t>Havi</w:t>
        </w:r>
      </w:ins>
      <w:ins w:id="234" w:author="Brian Sheil" w:date="2022-12-20T05:50:00Z">
        <w:r>
          <w:rPr>
            <w:rFonts w:eastAsia="Roboto"/>
            <w:bCs/>
            <w:color w:val="0000FF"/>
          </w:rPr>
          <w:t xml:space="preserve">ng reviewed our previous submission, </w:t>
        </w:r>
        <w:r w:rsidR="0036059C">
          <w:rPr>
            <w:rFonts w:eastAsia="Roboto"/>
            <w:bCs/>
            <w:color w:val="0000FF"/>
          </w:rPr>
          <w:t>the reviewer’s comment is valid and our conclusions were a bit too high-level.</w:t>
        </w:r>
        <w:r w:rsidR="00174994">
          <w:rPr>
            <w:rFonts w:eastAsia="Roboto"/>
            <w:bCs/>
            <w:color w:val="0000FF"/>
          </w:rPr>
          <w:t xml:space="preserve"> All conclusion points have now been re-written to </w:t>
        </w:r>
      </w:ins>
      <w:ins w:id="235" w:author="Brian Sheil" w:date="2022-12-20T05:51:00Z">
        <w:r w:rsidR="00174994">
          <w:rPr>
            <w:rFonts w:eastAsia="Roboto"/>
            <w:bCs/>
            <w:color w:val="0000FF"/>
          </w:rPr>
          <w:t>draw out the specific insights achieved from the monitoring activities.</w:t>
        </w:r>
        <w:r w:rsidR="00366653">
          <w:rPr>
            <w:rFonts w:eastAsia="Roboto"/>
            <w:bCs/>
            <w:color w:val="0000FF"/>
          </w:rPr>
          <w:t xml:space="preserve"> </w:t>
        </w:r>
      </w:ins>
      <w:r w:rsidR="00165607">
        <w:rPr>
          <w:rFonts w:eastAsia="Roboto"/>
          <w:bCs/>
          <w:color w:val="0000FF"/>
        </w:rPr>
        <w:t xml:space="preserve">The authors </w:t>
      </w:r>
      <w:ins w:id="236" w:author="Brian Sheil" w:date="2022-12-20T05:51:00Z">
        <w:r w:rsidR="00366653">
          <w:rPr>
            <w:rFonts w:eastAsia="Roboto"/>
            <w:bCs/>
            <w:color w:val="0000FF"/>
          </w:rPr>
          <w:t xml:space="preserve">now feel quite </w:t>
        </w:r>
      </w:ins>
      <w:r w:rsidR="00165607">
        <w:rPr>
          <w:rFonts w:eastAsia="Roboto"/>
          <w:bCs/>
          <w:color w:val="0000FF"/>
        </w:rPr>
        <w:t xml:space="preserve">strongly </w:t>
      </w:r>
      <w:ins w:id="237" w:author="Brian Sheil" w:date="2022-12-20T05:51:00Z">
        <w:r w:rsidR="00366653">
          <w:rPr>
            <w:rFonts w:eastAsia="Roboto"/>
            <w:bCs/>
            <w:color w:val="0000FF"/>
          </w:rPr>
          <w:t xml:space="preserve">that </w:t>
        </w:r>
      </w:ins>
      <w:del w:id="238" w:author="Brian Sheil" w:date="2022-12-20T05:51:00Z">
        <w:r w:rsidR="00165607" w:rsidDel="00366653">
          <w:rPr>
            <w:rFonts w:eastAsia="Roboto"/>
            <w:bCs/>
            <w:color w:val="0000FF"/>
          </w:rPr>
          <w:delText xml:space="preserve">believe </w:delText>
        </w:r>
      </w:del>
      <w:r w:rsidR="00165607">
        <w:rPr>
          <w:rFonts w:eastAsia="Roboto"/>
          <w:bCs/>
          <w:color w:val="0000FF"/>
        </w:rPr>
        <w:t xml:space="preserve">the conclusions are </w:t>
      </w:r>
      <w:r w:rsidR="00530DD7">
        <w:rPr>
          <w:rFonts w:eastAsia="Roboto"/>
          <w:bCs/>
          <w:color w:val="0000FF"/>
        </w:rPr>
        <w:t xml:space="preserve">reflective of </w:t>
      </w:r>
      <w:ins w:id="239" w:author="Brian Sheil" w:date="2022-12-20T05:51:00Z">
        <w:r w:rsidR="00366653">
          <w:rPr>
            <w:rFonts w:eastAsia="Roboto"/>
            <w:bCs/>
            <w:color w:val="0000FF"/>
          </w:rPr>
          <w:t xml:space="preserve">high-quality </w:t>
        </w:r>
      </w:ins>
      <w:r w:rsidR="00530DD7">
        <w:rPr>
          <w:rFonts w:eastAsia="Roboto"/>
          <w:bCs/>
          <w:color w:val="0000FF"/>
        </w:rPr>
        <w:t xml:space="preserve">research and provide valuable and novel insights into the behavior of deep excavations in soft ground. </w:t>
      </w:r>
      <w:ins w:id="240" w:author="Brian Sheil" w:date="2022-12-20T05:51:00Z">
        <w:r w:rsidR="00D34962">
          <w:rPr>
            <w:rFonts w:eastAsia="Roboto"/>
            <w:bCs/>
            <w:color w:val="0000FF"/>
          </w:rPr>
          <w:t xml:space="preserve">Indeed, </w:t>
        </w:r>
      </w:ins>
      <w:ins w:id="241" w:author="Brian Sheil" w:date="2022-12-20T05:52:00Z">
        <w:r w:rsidR="00D34962">
          <w:rPr>
            <w:rFonts w:eastAsia="Roboto"/>
            <w:bCs/>
            <w:color w:val="0000FF"/>
          </w:rPr>
          <w:t xml:space="preserve">this level of insight is consistent with </w:t>
        </w:r>
      </w:ins>
      <w:del w:id="242" w:author="Brian Sheil" w:date="2022-12-20T05:52:00Z">
        <w:r w:rsidR="00530DD7" w:rsidDel="00D34962">
          <w:rPr>
            <w:rFonts w:eastAsia="Roboto"/>
            <w:bCs/>
            <w:color w:val="0000FF"/>
          </w:rPr>
          <w:delText xml:space="preserve">The authors feel the conclusions presented </w:delText>
        </w:r>
        <w:r w:rsidR="00215DF9" w:rsidDel="00D34962">
          <w:rPr>
            <w:rFonts w:eastAsia="Roboto"/>
            <w:bCs/>
            <w:color w:val="0000FF"/>
          </w:rPr>
          <w:delText xml:space="preserve">in this paper </w:delText>
        </w:r>
        <w:r w:rsidR="00530DD7" w:rsidDel="00D34962">
          <w:rPr>
            <w:rFonts w:eastAsia="Roboto"/>
            <w:bCs/>
            <w:color w:val="0000FF"/>
          </w:rPr>
          <w:delText>are aligned with</w:delText>
        </w:r>
        <w:r w:rsidR="00215DF9" w:rsidDel="00D34962">
          <w:rPr>
            <w:rFonts w:eastAsia="Roboto"/>
            <w:bCs/>
            <w:color w:val="0000FF"/>
          </w:rPr>
          <w:delText xml:space="preserve"> those in</w:delText>
        </w:r>
        <w:r w:rsidR="00530DD7" w:rsidDel="00D34962">
          <w:rPr>
            <w:rFonts w:eastAsia="Roboto"/>
            <w:bCs/>
            <w:color w:val="0000FF"/>
          </w:rPr>
          <w:delText xml:space="preserve"> </w:delText>
        </w:r>
      </w:del>
      <w:r w:rsidR="00530DD7">
        <w:rPr>
          <w:rFonts w:eastAsia="Roboto"/>
          <w:bCs/>
          <w:color w:val="0000FF"/>
        </w:rPr>
        <w:t xml:space="preserve">other monitoring papers published in </w:t>
      </w:r>
      <w:r w:rsidR="00530DD7" w:rsidRPr="00D34962">
        <w:rPr>
          <w:rFonts w:eastAsia="Roboto"/>
          <w:bCs/>
          <w:i/>
          <w:iCs/>
          <w:color w:val="0000FF"/>
          <w:rPrChange w:id="243" w:author="Brian Sheil" w:date="2022-12-20T05:52:00Z">
            <w:rPr>
              <w:rFonts w:eastAsia="Roboto"/>
              <w:bCs/>
              <w:color w:val="0000FF"/>
            </w:rPr>
          </w:rPrChange>
        </w:rPr>
        <w:t>Géotechnique</w:t>
      </w:r>
      <w:ins w:id="244" w:author="Brian Sheil" w:date="2022-12-20T05:52:00Z">
        <w:r w:rsidR="00D34962">
          <w:rPr>
            <w:rFonts w:eastAsia="Roboto"/>
            <w:bCs/>
            <w:color w:val="0000FF"/>
          </w:rPr>
          <w:t>:</w:t>
        </w:r>
      </w:ins>
      <w:r w:rsidR="00530DD7">
        <w:rPr>
          <w:rFonts w:eastAsia="Roboto"/>
          <w:bCs/>
          <w:color w:val="0000FF"/>
        </w:rPr>
        <w:t xml:space="preserve"> </w:t>
      </w:r>
      <w:del w:id="245" w:author="Brian Sheil" w:date="2022-12-20T05:52:00Z">
        <w:r w:rsidR="00530DD7" w:rsidDel="00D34962">
          <w:rPr>
            <w:rFonts w:eastAsia="Roboto"/>
            <w:bCs/>
            <w:color w:val="0000FF"/>
          </w:rPr>
          <w:delText xml:space="preserve">such as those in </w:delText>
        </w:r>
      </w:del>
      <w:r w:rsidR="003728C8">
        <w:rPr>
          <w:rFonts w:eastAsia="Roboto"/>
          <w:bCs/>
          <w:color w:val="0000FF"/>
        </w:rPr>
        <w:t>Ng et al. (2012), Li et al. (2018) and</w:t>
      </w:r>
      <w:r w:rsidR="003728C8" w:rsidRPr="003728C8">
        <w:rPr>
          <w:rFonts w:eastAsia="Roboto"/>
          <w:bCs/>
          <w:color w:val="0000FF"/>
        </w:rPr>
        <w:t xml:space="preserve"> </w:t>
      </w:r>
      <w:r w:rsidR="003728C8">
        <w:rPr>
          <w:rFonts w:eastAsia="Roboto"/>
          <w:bCs/>
          <w:color w:val="0000FF"/>
        </w:rPr>
        <w:t>Nejjar et al. (2021).</w:t>
      </w:r>
      <w:r w:rsidR="00A005A1" w:rsidRPr="00113EE3">
        <w:rPr>
          <w:rFonts w:eastAsia="Roboto"/>
          <w:bCs/>
          <w:color w:val="FF0000"/>
        </w:rPr>
        <w:t xml:space="preserve"> </w:t>
      </w:r>
    </w:p>
    <w:p w14:paraId="4FE4366A" w14:textId="77777777" w:rsidR="002A5F42" w:rsidRPr="005912D3" w:rsidRDefault="002A5F42" w:rsidP="006A4C94">
      <w:pPr>
        <w:shd w:val="clear" w:color="auto" w:fill="FFFFFF"/>
        <w:spacing w:after="120" w:line="360" w:lineRule="auto"/>
        <w:rPr>
          <w:rFonts w:eastAsia="Roboto"/>
          <w:bCs/>
          <w:color w:val="0000FF"/>
        </w:rPr>
      </w:pPr>
    </w:p>
    <w:p w14:paraId="7587CCFE" w14:textId="77777777" w:rsidR="00F01AD3" w:rsidRDefault="00F01AD3" w:rsidP="00F01AD3">
      <w:pPr>
        <w:shd w:val="clear" w:color="auto" w:fill="FFFFFF"/>
        <w:spacing w:after="120" w:line="360" w:lineRule="auto"/>
        <w:jc w:val="both"/>
        <w:rPr>
          <w:rFonts w:eastAsia="Roboto"/>
          <w:color w:val="201F1E"/>
        </w:rPr>
      </w:pPr>
      <w:r w:rsidRPr="00F01AD3">
        <w:rPr>
          <w:rFonts w:eastAsia="Roboto"/>
          <w:color w:val="201F1E"/>
        </w:rPr>
        <w:t xml:space="preserve">(3)    The manuscript was not well written, and the general structure is a bit messy. </w:t>
      </w:r>
    </w:p>
    <w:p w14:paraId="4836C8CB" w14:textId="0E25BD18" w:rsidR="00677123" w:rsidRDefault="00677123" w:rsidP="00F01AD3">
      <w:pPr>
        <w:shd w:val="clear" w:color="auto" w:fill="FFFFFF"/>
        <w:spacing w:after="120" w:line="360" w:lineRule="auto"/>
        <w:rPr>
          <w:rFonts w:eastAsia="Roboto"/>
          <w:b/>
          <w:color w:val="0000FF"/>
        </w:rPr>
      </w:pPr>
      <w:r w:rsidRPr="00FF7760">
        <w:rPr>
          <w:rFonts w:eastAsia="Roboto"/>
          <w:b/>
          <w:color w:val="0000FF"/>
        </w:rPr>
        <w:t>Response:</w:t>
      </w:r>
    </w:p>
    <w:p w14:paraId="2E9F9149" w14:textId="2EC96A3A" w:rsidR="00B01877" w:rsidRDefault="0089604B" w:rsidP="00F01AD3">
      <w:pPr>
        <w:shd w:val="clear" w:color="auto" w:fill="FFFFFF"/>
        <w:spacing w:after="120" w:line="360" w:lineRule="auto"/>
        <w:rPr>
          <w:ins w:id="246" w:author="Brian Sheil" w:date="2022-12-20T05:54:00Z"/>
          <w:rFonts w:eastAsia="Roboto"/>
          <w:bCs/>
          <w:color w:val="0000FF"/>
        </w:rPr>
      </w:pPr>
      <w:r>
        <w:rPr>
          <w:rFonts w:eastAsia="Roboto"/>
          <w:bCs/>
          <w:color w:val="0000FF"/>
        </w:rPr>
        <w:t>The authors</w:t>
      </w:r>
      <w:r w:rsidR="00B222CE">
        <w:rPr>
          <w:rFonts w:eastAsia="Roboto"/>
          <w:bCs/>
          <w:color w:val="0000FF"/>
        </w:rPr>
        <w:t xml:space="preserve"> are surprised by this comment given that </w:t>
      </w:r>
      <w:ins w:id="247" w:author="Brian Sheil" w:date="2022-12-20T05:52:00Z">
        <w:r w:rsidR="00A555AA">
          <w:rPr>
            <w:rFonts w:eastAsia="Roboto"/>
            <w:bCs/>
            <w:color w:val="0000FF"/>
          </w:rPr>
          <w:t xml:space="preserve">both Hensman and Sheil </w:t>
        </w:r>
      </w:ins>
      <w:del w:id="248" w:author="Brian Sheil" w:date="2022-12-20T05:53:00Z">
        <w:r w:rsidR="00B222CE" w:rsidDel="00A555AA">
          <w:rPr>
            <w:rFonts w:eastAsia="Roboto"/>
            <w:bCs/>
            <w:color w:val="0000FF"/>
          </w:rPr>
          <w:delText xml:space="preserve">the corresponding author and </w:delText>
        </w:r>
        <w:r w:rsidR="00BF5A67" w:rsidDel="00A555AA">
          <w:rPr>
            <w:rFonts w:eastAsia="Roboto"/>
            <w:bCs/>
            <w:color w:val="0000FF"/>
          </w:rPr>
          <w:delText xml:space="preserve">one of the co-authors </w:delText>
        </w:r>
      </w:del>
      <w:r w:rsidR="00BF5A67">
        <w:rPr>
          <w:rFonts w:eastAsia="Roboto"/>
          <w:bCs/>
          <w:color w:val="0000FF"/>
        </w:rPr>
        <w:t>are native English speakers</w:t>
      </w:r>
      <w:del w:id="249" w:author="Brian Sheil" w:date="2022-12-20T05:53:00Z">
        <w:r w:rsidR="00BF5A67" w:rsidDel="003D3FD1">
          <w:rPr>
            <w:rFonts w:eastAsia="Roboto"/>
            <w:bCs/>
            <w:color w:val="0000FF"/>
          </w:rPr>
          <w:delText>,</w:delText>
        </w:r>
      </w:del>
      <w:r w:rsidR="00BF5A67">
        <w:rPr>
          <w:rFonts w:eastAsia="Roboto"/>
          <w:bCs/>
          <w:color w:val="0000FF"/>
        </w:rPr>
        <w:t xml:space="preserve"> and </w:t>
      </w:r>
      <w:del w:id="250" w:author="Brian Sheil" w:date="2022-12-20T05:53:00Z">
        <w:r w:rsidR="00BF5A67" w:rsidDel="003D3FD1">
          <w:rPr>
            <w:rFonts w:eastAsia="Roboto"/>
            <w:bCs/>
            <w:color w:val="0000FF"/>
          </w:rPr>
          <w:delText xml:space="preserve">that </w:delText>
        </w:r>
      </w:del>
      <w:r w:rsidR="00BF5A67">
        <w:rPr>
          <w:rFonts w:eastAsia="Roboto"/>
          <w:bCs/>
          <w:color w:val="0000FF"/>
        </w:rPr>
        <w:t xml:space="preserve">the manuscript </w:t>
      </w:r>
      <w:ins w:id="251" w:author="Brian Sheil" w:date="2022-12-20T05:53:00Z">
        <w:r w:rsidR="003D3FD1">
          <w:rPr>
            <w:rFonts w:eastAsia="Roboto"/>
            <w:bCs/>
            <w:color w:val="0000FF"/>
          </w:rPr>
          <w:t xml:space="preserve">was checked carefully </w:t>
        </w:r>
      </w:ins>
      <w:del w:id="252" w:author="Brian Sheil" w:date="2022-12-20T05:53:00Z">
        <w:r w:rsidR="00BF5A67" w:rsidDel="003D3FD1">
          <w:rPr>
            <w:rFonts w:eastAsia="Roboto"/>
            <w:bCs/>
            <w:color w:val="0000FF"/>
          </w:rPr>
          <w:delText xml:space="preserve">has been reviewed and revised numerous times </w:delText>
        </w:r>
      </w:del>
      <w:r w:rsidR="00BF5A67">
        <w:rPr>
          <w:rFonts w:eastAsia="Roboto"/>
          <w:bCs/>
          <w:color w:val="0000FF"/>
        </w:rPr>
        <w:t xml:space="preserve">prior to </w:t>
      </w:r>
      <w:del w:id="253" w:author="Brian Sheil" w:date="2022-12-20T05:53:00Z">
        <w:r w:rsidR="00BF5A67" w:rsidDel="003D3FD1">
          <w:rPr>
            <w:rFonts w:eastAsia="Roboto"/>
            <w:bCs/>
            <w:color w:val="0000FF"/>
          </w:rPr>
          <w:delText xml:space="preserve">the initial </w:delText>
        </w:r>
        <w:r w:rsidR="00334E95" w:rsidDel="003D3FD1">
          <w:rPr>
            <w:rFonts w:eastAsia="Roboto"/>
            <w:bCs/>
            <w:color w:val="0000FF"/>
          </w:rPr>
          <w:delText>Géotechnique</w:delText>
        </w:r>
        <w:r w:rsidR="00BF5A67" w:rsidDel="003D3FD1">
          <w:rPr>
            <w:rFonts w:eastAsia="Roboto"/>
            <w:bCs/>
            <w:color w:val="0000FF"/>
          </w:rPr>
          <w:delText xml:space="preserve"> </w:delText>
        </w:r>
      </w:del>
      <w:r w:rsidR="00BF5A67">
        <w:rPr>
          <w:rFonts w:eastAsia="Roboto"/>
          <w:bCs/>
          <w:color w:val="0000FF"/>
        </w:rPr>
        <w:t xml:space="preserve">submission. </w:t>
      </w:r>
      <w:del w:id="254" w:author="Brian Sheil" w:date="2022-12-20T05:53:00Z">
        <w:r w:rsidR="008935AE" w:rsidDel="00C618AB">
          <w:rPr>
            <w:rFonts w:eastAsia="Roboto"/>
            <w:bCs/>
            <w:color w:val="0000FF"/>
          </w:rPr>
          <w:delText xml:space="preserve">The comments of the reviewer do not appear to align with those of the other reviewers, </w:delText>
        </w:r>
        <w:r w:rsidR="000A4A7C" w:rsidDel="00C618AB">
          <w:rPr>
            <w:rFonts w:eastAsia="Roboto"/>
            <w:bCs/>
            <w:color w:val="0000FF"/>
          </w:rPr>
          <w:delText xml:space="preserve">as </w:delText>
        </w:r>
      </w:del>
      <w:ins w:id="255" w:author="Brian Sheil" w:date="2022-12-20T05:53:00Z">
        <w:r w:rsidR="00C618AB">
          <w:rPr>
            <w:rFonts w:eastAsia="Roboto"/>
            <w:bCs/>
            <w:color w:val="0000FF"/>
          </w:rPr>
          <w:t xml:space="preserve">We note </w:t>
        </w:r>
      </w:ins>
      <w:del w:id="256" w:author="Brian Sheil" w:date="2022-12-20T05:53:00Z">
        <w:r w:rsidR="000A4A7C" w:rsidDel="00C618AB">
          <w:rPr>
            <w:rFonts w:eastAsia="Roboto"/>
            <w:bCs/>
            <w:color w:val="0000FF"/>
          </w:rPr>
          <w:delText xml:space="preserve">reviewer </w:delText>
        </w:r>
      </w:del>
      <w:ins w:id="257" w:author="Brian Sheil" w:date="2022-12-20T05:53:00Z">
        <w:r w:rsidR="00C618AB">
          <w:rPr>
            <w:rFonts w:eastAsia="Roboto"/>
            <w:bCs/>
            <w:color w:val="0000FF"/>
          </w:rPr>
          <w:t xml:space="preserve">Reviewer </w:t>
        </w:r>
      </w:ins>
      <w:r w:rsidR="000A4A7C">
        <w:rPr>
          <w:rFonts w:eastAsia="Roboto"/>
          <w:bCs/>
          <w:color w:val="0000FF"/>
        </w:rPr>
        <w:t>1</w:t>
      </w:r>
      <w:ins w:id="258" w:author="Brian Sheil" w:date="2022-12-20T05:53:00Z">
        <w:r w:rsidR="00C618AB">
          <w:rPr>
            <w:rFonts w:eastAsia="Roboto"/>
            <w:bCs/>
            <w:color w:val="0000FF"/>
          </w:rPr>
          <w:t xml:space="preserve">’s comment that </w:t>
        </w:r>
      </w:ins>
      <w:del w:id="259" w:author="Brian Sheil" w:date="2022-12-20T05:54:00Z">
        <w:r w:rsidR="000A4A7C" w:rsidDel="00C618AB">
          <w:rPr>
            <w:rFonts w:eastAsia="Roboto"/>
            <w:bCs/>
            <w:color w:val="0000FF"/>
          </w:rPr>
          <w:delText xml:space="preserve"> considered the paper to provide a </w:delText>
        </w:r>
      </w:del>
      <w:ins w:id="260" w:author="Brian Sheil" w:date="2022-12-20T05:54:00Z">
        <w:r w:rsidR="00C618AB">
          <w:rPr>
            <w:rFonts w:eastAsia="Roboto"/>
            <w:bCs/>
            <w:color w:val="0000FF"/>
          </w:rPr>
          <w:t xml:space="preserve">the case history was </w:t>
        </w:r>
      </w:ins>
      <w:r w:rsidR="000A4A7C">
        <w:rPr>
          <w:rFonts w:eastAsia="Roboto"/>
          <w:bCs/>
          <w:color w:val="0000FF"/>
        </w:rPr>
        <w:t>‘high</w:t>
      </w:r>
      <w:r w:rsidR="00EF6583">
        <w:rPr>
          <w:rFonts w:eastAsia="Roboto"/>
          <w:bCs/>
          <w:color w:val="0000FF"/>
        </w:rPr>
        <w:t xml:space="preserve"> </w:t>
      </w:r>
      <w:r w:rsidR="000A4A7C">
        <w:rPr>
          <w:rFonts w:eastAsia="Roboto"/>
          <w:bCs/>
          <w:color w:val="0000FF"/>
        </w:rPr>
        <w:t xml:space="preserve">quality’ </w:t>
      </w:r>
      <w:del w:id="261" w:author="Brian Sheil" w:date="2022-12-20T05:54:00Z">
        <w:r w:rsidR="000A4A7C" w:rsidDel="00C618AB">
          <w:rPr>
            <w:rFonts w:eastAsia="Roboto"/>
            <w:bCs/>
            <w:color w:val="0000FF"/>
          </w:rPr>
          <w:delText xml:space="preserve">case history </w:delText>
        </w:r>
      </w:del>
      <w:r w:rsidR="000A4A7C">
        <w:rPr>
          <w:rFonts w:eastAsia="Roboto"/>
          <w:bCs/>
          <w:color w:val="0000FF"/>
        </w:rPr>
        <w:t xml:space="preserve">and describes the </w:t>
      </w:r>
      <w:r w:rsidR="00EF6583">
        <w:rPr>
          <w:rFonts w:eastAsia="Roboto"/>
          <w:bCs/>
          <w:color w:val="0000FF"/>
        </w:rPr>
        <w:t xml:space="preserve">monitoring data as being ‘clearly presented’. Reviewer 3 </w:t>
      </w:r>
      <w:ins w:id="262" w:author="Brian Sheil" w:date="2022-12-20T05:54:00Z">
        <w:r w:rsidR="00FD408C">
          <w:rPr>
            <w:rFonts w:eastAsia="Roboto"/>
            <w:bCs/>
            <w:color w:val="0000FF"/>
          </w:rPr>
          <w:t xml:space="preserve">also </w:t>
        </w:r>
      </w:ins>
      <w:r w:rsidR="00AD0051">
        <w:rPr>
          <w:rFonts w:eastAsia="Roboto"/>
          <w:bCs/>
          <w:color w:val="0000FF"/>
        </w:rPr>
        <w:t xml:space="preserve">described the work as ‘well documented’. </w:t>
      </w:r>
      <w:r w:rsidR="00FB1E84">
        <w:rPr>
          <w:rFonts w:eastAsia="Roboto"/>
          <w:bCs/>
          <w:color w:val="0000FF"/>
        </w:rPr>
        <w:t xml:space="preserve">The </w:t>
      </w:r>
      <w:del w:id="263" w:author="Brian Sheil" w:date="2022-12-20T05:54:00Z">
        <w:r w:rsidR="00FB1E84" w:rsidDel="00FD408C">
          <w:rPr>
            <w:rFonts w:eastAsia="Roboto"/>
            <w:bCs/>
            <w:color w:val="0000FF"/>
          </w:rPr>
          <w:lastRenderedPageBreak/>
          <w:delText xml:space="preserve">general </w:delText>
        </w:r>
      </w:del>
      <w:r w:rsidR="00FB1E84">
        <w:rPr>
          <w:rFonts w:eastAsia="Roboto"/>
          <w:bCs/>
          <w:color w:val="0000FF"/>
        </w:rPr>
        <w:t xml:space="preserve">structure </w:t>
      </w:r>
      <w:ins w:id="264" w:author="Brian Sheil" w:date="2022-12-20T05:54:00Z">
        <w:r w:rsidR="00FD408C">
          <w:rPr>
            <w:rFonts w:eastAsia="Roboto"/>
            <w:bCs/>
            <w:color w:val="0000FF"/>
          </w:rPr>
          <w:t xml:space="preserve">we adopt is consistent with similar </w:t>
        </w:r>
        <w:r w:rsidR="00FD408C" w:rsidRPr="00FD408C">
          <w:rPr>
            <w:rFonts w:eastAsia="Roboto"/>
            <w:bCs/>
            <w:i/>
            <w:iCs/>
            <w:color w:val="0000FF"/>
            <w:rPrChange w:id="265" w:author="Brian Sheil" w:date="2022-12-20T05:54:00Z">
              <w:rPr>
                <w:rFonts w:eastAsia="Roboto"/>
                <w:bCs/>
                <w:color w:val="0000FF"/>
              </w:rPr>
            </w:rPrChange>
          </w:rPr>
          <w:t>Géotechnique</w:t>
        </w:r>
        <w:r w:rsidR="00FD408C">
          <w:rPr>
            <w:rFonts w:eastAsia="Roboto"/>
            <w:bCs/>
            <w:color w:val="0000FF"/>
          </w:rPr>
          <w:t xml:space="preserve"> work </w:t>
        </w:r>
      </w:ins>
      <w:del w:id="266" w:author="Brian Sheil" w:date="2022-12-20T05:54:00Z">
        <w:r w:rsidR="00FB1E84" w:rsidDel="00FD408C">
          <w:rPr>
            <w:rFonts w:eastAsia="Roboto"/>
            <w:bCs/>
            <w:color w:val="0000FF"/>
          </w:rPr>
          <w:delText xml:space="preserve">is </w:delText>
        </w:r>
        <w:r w:rsidR="00D64581" w:rsidDel="00FD408C">
          <w:rPr>
            <w:rFonts w:eastAsia="Roboto"/>
            <w:bCs/>
            <w:color w:val="0000FF"/>
          </w:rPr>
          <w:delText xml:space="preserve">generally </w:delText>
        </w:r>
        <w:r w:rsidR="00FB1E84" w:rsidDel="00FD408C">
          <w:rPr>
            <w:rFonts w:eastAsia="Roboto"/>
            <w:bCs/>
            <w:color w:val="0000FF"/>
          </w:rPr>
          <w:delText xml:space="preserve">typical of a </w:delText>
        </w:r>
        <w:r w:rsidR="002C7DD0" w:rsidDel="00FD408C">
          <w:rPr>
            <w:rFonts w:eastAsia="Roboto"/>
            <w:bCs/>
            <w:color w:val="0000FF"/>
          </w:rPr>
          <w:delText xml:space="preserve">deep excavation case history </w:delText>
        </w:r>
        <w:r w:rsidR="00940FB3" w:rsidDel="00FD408C">
          <w:rPr>
            <w:rFonts w:eastAsia="Roboto"/>
            <w:bCs/>
            <w:color w:val="0000FF"/>
          </w:rPr>
          <w:delText>paper and</w:delText>
        </w:r>
        <w:r w:rsidR="002C7DD0" w:rsidDel="00FD408C">
          <w:rPr>
            <w:rFonts w:eastAsia="Roboto"/>
            <w:bCs/>
            <w:color w:val="0000FF"/>
          </w:rPr>
          <w:delText xml:space="preserve"> is similar to that </w:delText>
        </w:r>
        <w:r w:rsidR="00AF3AF4" w:rsidDel="00FD408C">
          <w:rPr>
            <w:rFonts w:eastAsia="Roboto"/>
            <w:bCs/>
            <w:color w:val="0000FF"/>
          </w:rPr>
          <w:delText xml:space="preserve">in </w:delText>
        </w:r>
      </w:del>
      <w:ins w:id="267" w:author="Brian Sheil" w:date="2022-12-20T05:54:00Z">
        <w:r w:rsidR="00FD408C">
          <w:rPr>
            <w:rFonts w:eastAsia="Roboto"/>
            <w:bCs/>
            <w:color w:val="0000FF"/>
          </w:rPr>
          <w:t xml:space="preserve">e.g. </w:t>
        </w:r>
      </w:ins>
      <w:r w:rsidR="00D64581">
        <w:rPr>
          <w:rFonts w:eastAsia="Roboto"/>
          <w:bCs/>
          <w:color w:val="0000FF"/>
        </w:rPr>
        <w:t xml:space="preserve">Ng et al. (2012) and Nejjar et al. (2021). </w:t>
      </w:r>
      <w:r w:rsidR="00940FB3">
        <w:rPr>
          <w:rFonts w:eastAsia="Roboto"/>
          <w:bCs/>
          <w:color w:val="0000FF"/>
        </w:rPr>
        <w:t xml:space="preserve">The structure was devised </w:t>
      </w:r>
      <w:ins w:id="268" w:author="Brian Sheil" w:date="2022-12-20T05:55:00Z">
        <w:r w:rsidR="00B01877">
          <w:rPr>
            <w:rFonts w:eastAsia="Roboto"/>
            <w:bCs/>
            <w:color w:val="0000FF"/>
          </w:rPr>
          <w:t>very carefully for reader accessibility.</w:t>
        </w:r>
      </w:ins>
      <w:del w:id="269" w:author="Brian Sheil" w:date="2022-12-20T05:55:00Z">
        <w:r w:rsidR="00940FB3" w:rsidDel="00B01877">
          <w:rPr>
            <w:rFonts w:eastAsia="Roboto"/>
            <w:bCs/>
            <w:color w:val="0000FF"/>
          </w:rPr>
          <w:delText xml:space="preserve">to </w:delText>
        </w:r>
        <w:r w:rsidR="000907BA" w:rsidDel="00B01877">
          <w:rPr>
            <w:rFonts w:eastAsia="Roboto"/>
            <w:bCs/>
            <w:color w:val="0000FF"/>
          </w:rPr>
          <w:delText xml:space="preserve">provide the reader with the most valuable insights into the behavior of the deep excavation and RC </w:delText>
        </w:r>
        <w:r w:rsidR="0096546A" w:rsidDel="00B01877">
          <w:rPr>
            <w:rFonts w:eastAsia="Roboto"/>
            <w:bCs/>
            <w:color w:val="0000FF"/>
          </w:rPr>
          <w:delText>bunker structure, whil</w:delText>
        </w:r>
        <w:r w:rsidR="000D729D" w:rsidDel="00B01877">
          <w:rPr>
            <w:rFonts w:eastAsia="Roboto"/>
            <w:bCs/>
            <w:color w:val="0000FF"/>
          </w:rPr>
          <w:delText>e</w:delText>
        </w:r>
        <w:r w:rsidR="0096546A" w:rsidDel="00B01877">
          <w:rPr>
            <w:rFonts w:eastAsia="Roboto"/>
            <w:bCs/>
            <w:color w:val="0000FF"/>
          </w:rPr>
          <w:delText xml:space="preserve"> minimizing the impact on word count. </w:delText>
        </w:r>
      </w:del>
    </w:p>
    <w:p w14:paraId="2BE429D1" w14:textId="411B807D" w:rsidR="002F7484" w:rsidRDefault="0096546A" w:rsidP="00F01AD3">
      <w:pPr>
        <w:shd w:val="clear" w:color="auto" w:fill="FFFFFF"/>
        <w:spacing w:after="120" w:line="360" w:lineRule="auto"/>
        <w:rPr>
          <w:ins w:id="270" w:author="Brian Sheil" w:date="2022-12-20T05:56:00Z"/>
          <w:rFonts w:eastAsia="Roboto"/>
          <w:bCs/>
          <w:color w:val="0000FF"/>
        </w:rPr>
      </w:pPr>
      <w:r>
        <w:rPr>
          <w:rFonts w:eastAsia="Roboto"/>
          <w:bCs/>
          <w:color w:val="0000FF"/>
        </w:rPr>
        <w:t xml:space="preserve">The authors welcome the reviewer </w:t>
      </w:r>
      <w:del w:id="271" w:author="Brian Sheil" w:date="2022-12-20T05:55:00Z">
        <w:r w:rsidDel="009F72BC">
          <w:rPr>
            <w:rFonts w:eastAsia="Roboto"/>
            <w:bCs/>
            <w:color w:val="0000FF"/>
          </w:rPr>
          <w:delText xml:space="preserve">to suggest improvements that could be </w:delText>
        </w:r>
        <w:r w:rsidR="002B5666" w:rsidDel="009F72BC">
          <w:rPr>
            <w:rFonts w:eastAsia="Roboto"/>
            <w:bCs/>
            <w:color w:val="0000FF"/>
          </w:rPr>
          <w:delText xml:space="preserve">made to the written structure and </w:delText>
        </w:r>
      </w:del>
      <w:r w:rsidR="002B5666">
        <w:rPr>
          <w:rFonts w:eastAsia="Roboto"/>
          <w:bCs/>
          <w:color w:val="0000FF"/>
        </w:rPr>
        <w:t xml:space="preserve">to highlight specific </w:t>
      </w:r>
      <w:del w:id="272" w:author="Brian Sheil" w:date="2022-12-20T05:55:00Z">
        <w:r w:rsidR="002B5666" w:rsidDel="009F72BC">
          <w:rPr>
            <w:rFonts w:eastAsia="Roboto"/>
            <w:bCs/>
            <w:color w:val="0000FF"/>
          </w:rPr>
          <w:delText>sections of the manuscript that are not well written and require revision</w:delText>
        </w:r>
      </w:del>
      <w:ins w:id="273" w:author="Brian Sheil" w:date="2022-12-20T05:55:00Z">
        <w:r w:rsidR="009F72BC">
          <w:rPr>
            <w:rFonts w:eastAsia="Roboto"/>
            <w:bCs/>
            <w:color w:val="0000FF"/>
          </w:rPr>
          <w:t xml:space="preserve">instances of poor writing/structure and we shall gladly </w:t>
        </w:r>
      </w:ins>
      <w:ins w:id="274" w:author="Brian Sheil" w:date="2022-12-20T05:56:00Z">
        <w:r w:rsidR="002F7484">
          <w:rPr>
            <w:rFonts w:eastAsia="Roboto"/>
            <w:bCs/>
            <w:color w:val="0000FF"/>
          </w:rPr>
          <w:t>review</w:t>
        </w:r>
      </w:ins>
      <w:r w:rsidR="002B5666">
        <w:rPr>
          <w:rFonts w:eastAsia="Roboto"/>
          <w:bCs/>
          <w:color w:val="0000FF"/>
        </w:rPr>
        <w:t>.</w:t>
      </w:r>
      <w:ins w:id="275" w:author="Brian Sheil" w:date="2022-12-20T05:56:00Z">
        <w:r w:rsidR="002F7484">
          <w:rPr>
            <w:rFonts w:eastAsia="Roboto"/>
            <w:bCs/>
            <w:color w:val="0000FF"/>
          </w:rPr>
          <w:t xml:space="preserve"> Our resubmission has again been proofread</w:t>
        </w:r>
        <w:r w:rsidR="0059487E">
          <w:rPr>
            <w:rFonts w:eastAsia="Roboto"/>
            <w:bCs/>
            <w:color w:val="0000FF"/>
          </w:rPr>
          <w:t xml:space="preserve"> carefully</w:t>
        </w:r>
        <w:r w:rsidR="002F7484">
          <w:rPr>
            <w:rFonts w:eastAsia="Roboto"/>
            <w:bCs/>
            <w:color w:val="0000FF"/>
          </w:rPr>
          <w:t xml:space="preserve">. </w:t>
        </w:r>
      </w:ins>
    </w:p>
    <w:p w14:paraId="58D3F7BE" w14:textId="59E7C7AD" w:rsidR="0089604B" w:rsidRPr="00FF7760" w:rsidRDefault="002B5666" w:rsidP="00F01AD3">
      <w:pPr>
        <w:shd w:val="clear" w:color="auto" w:fill="FFFFFF"/>
        <w:spacing w:after="120" w:line="360" w:lineRule="auto"/>
        <w:rPr>
          <w:rFonts w:eastAsia="Roboto"/>
          <w:b/>
          <w:color w:val="0000FF"/>
        </w:rPr>
      </w:pPr>
      <w:r>
        <w:rPr>
          <w:rFonts w:eastAsia="Roboto"/>
          <w:bCs/>
          <w:color w:val="0000FF"/>
        </w:rPr>
        <w:t xml:space="preserve"> </w:t>
      </w:r>
    </w:p>
    <w:p w14:paraId="775DCE30" w14:textId="2BDD26D7" w:rsidR="00CD5792" w:rsidRPr="00FF7760" w:rsidRDefault="00CD5792" w:rsidP="007F3614">
      <w:pPr>
        <w:shd w:val="clear" w:color="auto" w:fill="FFFFFF"/>
        <w:spacing w:after="120" w:line="360" w:lineRule="auto"/>
        <w:rPr>
          <w:rFonts w:eastAsia="Roboto"/>
          <w:b/>
          <w:bCs/>
          <w:color w:val="0000FF"/>
        </w:rPr>
      </w:pPr>
      <w:commentRangeStart w:id="276"/>
      <w:r w:rsidRPr="00FF7760">
        <w:rPr>
          <w:rFonts w:eastAsia="Roboto"/>
          <w:b/>
          <w:bCs/>
          <w:color w:val="0000FF"/>
        </w:rPr>
        <w:t>References</w:t>
      </w:r>
      <w:commentRangeEnd w:id="276"/>
      <w:r w:rsidR="0059487E">
        <w:rPr>
          <w:rStyle w:val="CommentReference"/>
        </w:rPr>
        <w:commentReference w:id="276"/>
      </w:r>
    </w:p>
    <w:p w14:paraId="6DC9DF3A" w14:textId="75B931CB" w:rsidR="00F01AD3" w:rsidRPr="00CD4F17" w:rsidRDefault="0031602C" w:rsidP="00F01AD3">
      <w:pPr>
        <w:rPr>
          <w:color w:val="0000FF"/>
        </w:rPr>
      </w:pPr>
      <w:r w:rsidRPr="00CD4F17">
        <w:rPr>
          <w:color w:val="0000FF"/>
        </w:rPr>
        <w:t>Long, M., 2001. Database for retaining wall and ground movements due to deep excavations. Journal of Geotechnical and Geoenvironmental Engineering, 127(3), pp.203-224.</w:t>
      </w:r>
    </w:p>
    <w:p w14:paraId="5CB81FFF" w14:textId="77777777" w:rsidR="001508EB" w:rsidRPr="00CD4F17" w:rsidRDefault="001508EB" w:rsidP="00F01AD3">
      <w:pPr>
        <w:rPr>
          <w:color w:val="0000FF"/>
        </w:rPr>
      </w:pPr>
    </w:p>
    <w:p w14:paraId="06A47A9D" w14:textId="1EB05F2B" w:rsidR="001508EB" w:rsidRPr="00CD4F17" w:rsidRDefault="001508EB" w:rsidP="00F01AD3">
      <w:pPr>
        <w:rPr>
          <w:rFonts w:eastAsia="Roboto"/>
          <w:color w:val="0000FF"/>
        </w:rPr>
      </w:pPr>
      <w:r w:rsidRPr="00CD4F17">
        <w:rPr>
          <w:rFonts w:eastAsia="Roboto"/>
          <w:color w:val="0000FF"/>
        </w:rPr>
        <w:t>Twine, D. and Roscoe, H., 1997. Temporary propping of deep excavations-guidance on design. Construction Industry Research and Information Association.</w:t>
      </w:r>
    </w:p>
    <w:p w14:paraId="6F3FACD1" w14:textId="77777777" w:rsidR="001508EB" w:rsidRPr="00CD4F17" w:rsidRDefault="001508EB" w:rsidP="00F01AD3">
      <w:pPr>
        <w:rPr>
          <w:rFonts w:eastAsia="Roboto"/>
          <w:color w:val="0000FF"/>
        </w:rPr>
      </w:pPr>
    </w:p>
    <w:p w14:paraId="245A2F90" w14:textId="73692929" w:rsidR="001508EB" w:rsidRPr="00CD4F17" w:rsidRDefault="001508EB" w:rsidP="00F01AD3">
      <w:pPr>
        <w:rPr>
          <w:rFonts w:eastAsia="Roboto"/>
          <w:color w:val="0000FF"/>
        </w:rPr>
      </w:pPr>
      <w:r w:rsidRPr="00CD4F17">
        <w:rPr>
          <w:rFonts w:eastAsia="Roboto"/>
          <w:color w:val="0000FF"/>
        </w:rPr>
        <w:t>Gaba, A., Hardy, S., Doughty, L., Powrie, W. and Selemetas, D., 2017. Guidance on embedded retaining wall design. London, UK: Ciria.</w:t>
      </w:r>
    </w:p>
    <w:p w14:paraId="245CF545" w14:textId="1D3A16C9" w:rsidR="00215DF9" w:rsidRPr="00CD4F17" w:rsidRDefault="00215DF9" w:rsidP="00F01AD3">
      <w:pPr>
        <w:rPr>
          <w:rFonts w:eastAsia="Roboto"/>
          <w:color w:val="0000FF"/>
        </w:rPr>
      </w:pPr>
    </w:p>
    <w:p w14:paraId="5888D1C5" w14:textId="2F9C6BBE" w:rsidR="00215DF9" w:rsidRPr="00CD4F17" w:rsidRDefault="00215DF9" w:rsidP="00F01AD3">
      <w:pPr>
        <w:rPr>
          <w:rFonts w:eastAsia="Roboto"/>
          <w:color w:val="0000FF"/>
        </w:rPr>
      </w:pPr>
      <w:r w:rsidRPr="00CD4F17">
        <w:rPr>
          <w:rFonts w:eastAsia="Roboto"/>
          <w:color w:val="0000FF"/>
        </w:rPr>
        <w:t>Nejjar, K., Dias, D., Cuira, F., Chapron, G. and Lebissonnais, H., 2021. Experimental study of the performance of a 32 m deep excavation in the suburbs of Paris. Géotechnique, pp.1-11.</w:t>
      </w:r>
    </w:p>
    <w:p w14:paraId="1EDE15FE" w14:textId="48FE6D11" w:rsidR="00151F4B" w:rsidRPr="00CD4F17" w:rsidRDefault="00151F4B" w:rsidP="00F01AD3">
      <w:pPr>
        <w:rPr>
          <w:rFonts w:eastAsia="Roboto"/>
          <w:color w:val="0000FF"/>
        </w:rPr>
      </w:pPr>
    </w:p>
    <w:p w14:paraId="63AAFD11" w14:textId="68ACFB14" w:rsidR="00151F4B" w:rsidRPr="00CD4F17" w:rsidRDefault="00151F4B" w:rsidP="00F01AD3">
      <w:pPr>
        <w:rPr>
          <w:rFonts w:eastAsia="Roboto"/>
          <w:color w:val="0000FF"/>
        </w:rPr>
      </w:pPr>
      <w:r w:rsidRPr="00CD4F17">
        <w:rPr>
          <w:rFonts w:eastAsia="Roboto"/>
          <w:color w:val="0000FF"/>
        </w:rPr>
        <w:t>Li, Z., Soga, K. and Kechavarzi, C., 2018. Distributed fibre optic sensing of a deep excavation adjacent to pre-existing tunnels. Géotechnique Letters, 8(3), pp.171-177.</w:t>
      </w:r>
    </w:p>
    <w:p w14:paraId="4F2925A0" w14:textId="78955286" w:rsidR="00151F4B" w:rsidRPr="00CD4F17" w:rsidRDefault="00151F4B" w:rsidP="00F01AD3">
      <w:pPr>
        <w:rPr>
          <w:rFonts w:eastAsia="Roboto"/>
          <w:color w:val="0000FF"/>
        </w:rPr>
      </w:pPr>
    </w:p>
    <w:p w14:paraId="138BD1FF" w14:textId="7D29B756" w:rsidR="00151F4B" w:rsidRPr="00CD4F17" w:rsidRDefault="00151F4B" w:rsidP="00F01AD3">
      <w:pPr>
        <w:rPr>
          <w:rFonts w:eastAsia="Roboto"/>
          <w:color w:val="0000FF"/>
        </w:rPr>
      </w:pPr>
      <w:r w:rsidRPr="00CD4F17">
        <w:rPr>
          <w:rFonts w:eastAsia="Roboto"/>
          <w:color w:val="0000FF"/>
        </w:rPr>
        <w:t>Ng, C.W.W., Hong, Y., Liu, G.B. and Liu, T., 2012. Ground deformations and soil–structure interaction of a multi-propped excavation in Shanghai soft clays. Géotechnique, 62(10), pp.907-921.</w:t>
      </w:r>
    </w:p>
    <w:p w14:paraId="43BBA8B8" w14:textId="1144670D" w:rsidR="00F01AD3" w:rsidRPr="00F01AD3" w:rsidRDefault="00F01AD3" w:rsidP="00F01AD3">
      <w:pPr>
        <w:rPr>
          <w:rFonts w:eastAsia="Roboto"/>
        </w:rPr>
      </w:pPr>
    </w:p>
    <w:p w14:paraId="083206C9" w14:textId="1AC9CE2F" w:rsidR="00F01AD3" w:rsidRDefault="00F01AD3" w:rsidP="00F01AD3">
      <w:pPr>
        <w:rPr>
          <w:rFonts w:eastAsia="Roboto"/>
        </w:rPr>
      </w:pPr>
    </w:p>
    <w:p w14:paraId="4AF7AC87" w14:textId="1AA28D83" w:rsidR="009656BF" w:rsidRDefault="009656BF" w:rsidP="00F01AD3">
      <w:pPr>
        <w:rPr>
          <w:rFonts w:eastAsia="Roboto"/>
        </w:rPr>
      </w:pPr>
    </w:p>
    <w:p w14:paraId="691BA597" w14:textId="64AC8B3D" w:rsidR="009656BF" w:rsidRDefault="009656BF" w:rsidP="00F01AD3">
      <w:pPr>
        <w:rPr>
          <w:rFonts w:eastAsia="Roboto"/>
        </w:rPr>
      </w:pPr>
    </w:p>
    <w:p w14:paraId="4A6686E4" w14:textId="5A51A999" w:rsidR="009656BF" w:rsidRDefault="009656BF" w:rsidP="00F01AD3">
      <w:pPr>
        <w:rPr>
          <w:rFonts w:eastAsia="Roboto"/>
        </w:rPr>
      </w:pPr>
    </w:p>
    <w:p w14:paraId="09E44B72" w14:textId="77777777" w:rsidR="009656BF" w:rsidRPr="00F01AD3" w:rsidRDefault="009656BF" w:rsidP="00F01AD3">
      <w:pPr>
        <w:rPr>
          <w:rFonts w:eastAsia="Roboto"/>
        </w:rPr>
      </w:pPr>
    </w:p>
    <w:p w14:paraId="2FA8361E" w14:textId="6330DD6A" w:rsidR="00F01AD3" w:rsidRPr="00F01AD3" w:rsidRDefault="00F01AD3" w:rsidP="00F01AD3">
      <w:pPr>
        <w:rPr>
          <w:rFonts w:eastAsia="Roboto"/>
        </w:rPr>
      </w:pPr>
    </w:p>
    <w:p w14:paraId="64AB050C" w14:textId="0FED7986" w:rsidR="00F01AD3" w:rsidRPr="00F01AD3" w:rsidRDefault="00F01AD3" w:rsidP="00F01AD3">
      <w:pPr>
        <w:rPr>
          <w:rFonts w:eastAsia="Roboto"/>
        </w:rPr>
      </w:pPr>
    </w:p>
    <w:p w14:paraId="245BCD31" w14:textId="70DB9D86" w:rsidR="00F01AD3" w:rsidRPr="00F01AD3" w:rsidRDefault="00F01AD3" w:rsidP="00F01AD3">
      <w:pPr>
        <w:rPr>
          <w:rFonts w:eastAsia="Roboto"/>
        </w:rPr>
      </w:pPr>
    </w:p>
    <w:p w14:paraId="34371DE2" w14:textId="418238D9" w:rsidR="00F01AD3" w:rsidRPr="00F01AD3" w:rsidRDefault="00F01AD3" w:rsidP="00F01AD3">
      <w:pPr>
        <w:rPr>
          <w:rFonts w:eastAsia="Roboto"/>
        </w:rPr>
      </w:pPr>
    </w:p>
    <w:p w14:paraId="3BCBBD31" w14:textId="1225CAE8" w:rsidR="00F01AD3" w:rsidRPr="00F01AD3" w:rsidRDefault="00F01AD3" w:rsidP="00F01AD3">
      <w:pPr>
        <w:rPr>
          <w:rFonts w:eastAsia="Roboto"/>
        </w:rPr>
      </w:pPr>
    </w:p>
    <w:p w14:paraId="4EE5F268" w14:textId="66916E99" w:rsidR="00F01AD3" w:rsidRPr="00F01AD3" w:rsidRDefault="00F01AD3" w:rsidP="00F01AD3">
      <w:pPr>
        <w:rPr>
          <w:rFonts w:eastAsia="Roboto"/>
        </w:rPr>
      </w:pPr>
    </w:p>
    <w:p w14:paraId="073E3701" w14:textId="47E25080" w:rsidR="00F01AD3" w:rsidRPr="006A54F6" w:rsidRDefault="00F01AD3" w:rsidP="006A54F6">
      <w:pPr>
        <w:tabs>
          <w:tab w:val="left" w:pos="2364"/>
        </w:tabs>
        <w:jc w:val="center"/>
        <w:rPr>
          <w:rFonts w:eastAsia="Roboto"/>
        </w:rPr>
      </w:pPr>
      <w:r>
        <w:rPr>
          <w:rFonts w:eastAsia="Roboto"/>
          <w:b/>
          <w:color w:val="201F1E"/>
        </w:rPr>
        <w:t>REVIEWER</w:t>
      </w:r>
      <w:r w:rsidRPr="007F3614">
        <w:rPr>
          <w:rFonts w:eastAsia="Roboto"/>
          <w:b/>
          <w:color w:val="201F1E"/>
        </w:rPr>
        <w:t xml:space="preserve"> </w:t>
      </w:r>
      <w:r>
        <w:rPr>
          <w:rFonts w:eastAsia="Roboto"/>
          <w:b/>
          <w:color w:val="201F1E"/>
        </w:rPr>
        <w:t>3</w:t>
      </w:r>
    </w:p>
    <w:p w14:paraId="71B138FE" w14:textId="1D0B1113" w:rsidR="00F01AD3" w:rsidRDefault="00F01AD3" w:rsidP="00F01AD3">
      <w:pPr>
        <w:spacing w:after="120" w:line="360" w:lineRule="auto"/>
        <w:jc w:val="both"/>
      </w:pPr>
      <w:r>
        <w:t>I consider this to be a good and well-documented case record, but I have some comments:</w:t>
      </w:r>
    </w:p>
    <w:p w14:paraId="36E46C00" w14:textId="510EF0C3" w:rsidR="00F01AD3" w:rsidRDefault="00F01AD3" w:rsidP="00F01AD3">
      <w:pPr>
        <w:spacing w:after="120" w:line="360" w:lineRule="auto"/>
        <w:jc w:val="both"/>
      </w:pPr>
      <w:r>
        <w:lastRenderedPageBreak/>
        <w:t xml:space="preserve">The presentation of soil conditions lacks details. There is for instance no soil profile giving index parameters (total unit weight, water content, plasticity etc.), and no results from more advanced laboratory testing (oedometer, triaxial testing ….) . </w:t>
      </w:r>
    </w:p>
    <w:p w14:paraId="7395C3EC" w14:textId="77777777" w:rsidR="009F0352" w:rsidRPr="00CA7FAC" w:rsidRDefault="009F0352" w:rsidP="009F0352">
      <w:pPr>
        <w:spacing w:after="120" w:line="360" w:lineRule="auto"/>
        <w:jc w:val="both"/>
      </w:pPr>
      <w:r w:rsidRPr="00FF7760">
        <w:rPr>
          <w:b/>
          <w:bCs/>
          <w:color w:val="0000FF"/>
        </w:rPr>
        <w:t>Response</w:t>
      </w:r>
      <w:r>
        <w:rPr>
          <w:b/>
          <w:bCs/>
          <w:color w:val="0000FF"/>
        </w:rPr>
        <w:t>:</w:t>
      </w:r>
    </w:p>
    <w:p w14:paraId="075D4EBB" w14:textId="77777777" w:rsidR="000C33C4" w:rsidRDefault="000C33C4" w:rsidP="000C33C4">
      <w:pPr>
        <w:spacing w:after="120" w:line="360" w:lineRule="auto"/>
        <w:jc w:val="both"/>
        <w:rPr>
          <w:ins w:id="277" w:author="Brian Sheil" w:date="2022-12-20T05:57:00Z"/>
          <w:color w:val="3333FF"/>
        </w:rPr>
      </w:pPr>
      <w:ins w:id="278" w:author="Brian Sheil" w:date="2022-12-20T05:57:00Z">
        <w:r w:rsidRPr="00BD2E5E">
          <w:rPr>
            <w:color w:val="3333FF"/>
          </w:rPr>
          <w:t xml:space="preserve">The authors acknowledge that the description of the site ground conditions provided in </w:t>
        </w:r>
        <w:r>
          <w:rPr>
            <w:color w:val="3333FF"/>
          </w:rPr>
          <w:t>our</w:t>
        </w:r>
        <w:r w:rsidRPr="00BD2E5E">
          <w:rPr>
            <w:color w:val="3333FF"/>
          </w:rPr>
          <w:t xml:space="preserve"> </w:t>
        </w:r>
        <w:r>
          <w:rPr>
            <w:color w:val="3333FF"/>
          </w:rPr>
          <w:t xml:space="preserve">previous submission </w:t>
        </w:r>
        <w:r w:rsidRPr="00BD2E5E">
          <w:rPr>
            <w:color w:val="3333FF"/>
          </w:rPr>
          <w:t xml:space="preserve">lacked detail. </w:t>
        </w:r>
        <w:r>
          <w:rPr>
            <w:color w:val="3333FF"/>
          </w:rPr>
          <w:t>For brevity, o</w:t>
        </w:r>
        <w:r w:rsidRPr="00BD2E5E">
          <w:rPr>
            <w:color w:val="3333FF"/>
          </w:rPr>
          <w:t xml:space="preserve">nly a small proportion of the results from the site investigation were presented. The authors have now included </w:t>
        </w:r>
        <w:r>
          <w:rPr>
            <w:color w:val="3333FF"/>
          </w:rPr>
          <w:t>significantly more information from the site investigation including:</w:t>
        </w:r>
      </w:ins>
    </w:p>
    <w:p w14:paraId="21A20871" w14:textId="77777777" w:rsidR="000C33C4" w:rsidRDefault="000C33C4" w:rsidP="000C33C4">
      <w:pPr>
        <w:pStyle w:val="ListParagraph"/>
        <w:numPr>
          <w:ilvl w:val="0"/>
          <w:numId w:val="4"/>
        </w:numPr>
        <w:spacing w:after="120" w:line="360" w:lineRule="auto"/>
        <w:jc w:val="both"/>
        <w:rPr>
          <w:ins w:id="279" w:author="Brian Sheil" w:date="2022-12-20T05:57:00Z"/>
          <w:color w:val="3333FF"/>
        </w:rPr>
      </w:pPr>
      <w:ins w:id="280" w:author="Brian Sheil" w:date="2022-12-20T05:57:00Z">
        <w:r>
          <w:rPr>
            <w:color w:val="3333FF"/>
          </w:rPr>
          <w:t xml:space="preserve">Undrained shear strength, </w:t>
        </w:r>
        <w:r w:rsidRPr="0034633A">
          <w:rPr>
            <w:i/>
            <w:iCs/>
            <w:color w:val="3333FF"/>
          </w:rPr>
          <w:t>s</w:t>
        </w:r>
        <w:r w:rsidRPr="0034633A">
          <w:rPr>
            <w:i/>
            <w:iCs/>
            <w:color w:val="3333FF"/>
            <w:vertAlign w:val="subscript"/>
          </w:rPr>
          <w:t>u</w:t>
        </w:r>
        <w:r>
          <w:rPr>
            <w:color w:val="3333FF"/>
          </w:rPr>
          <w:t xml:space="preserve"> data determined from of a series of undrained-unconsolidated laboratory triaxial tests performed on samples taken from the cohesive ground layers (see revised Fig. 3). The </w:t>
        </w:r>
        <w:r w:rsidRPr="001441D6">
          <w:rPr>
            <w:i/>
            <w:iCs/>
            <w:color w:val="3333FF"/>
          </w:rPr>
          <w:t>s</w:t>
        </w:r>
        <w:r w:rsidRPr="001441D6">
          <w:rPr>
            <w:i/>
            <w:iCs/>
            <w:color w:val="3333FF"/>
            <w:vertAlign w:val="subscript"/>
          </w:rPr>
          <w:t>u</w:t>
        </w:r>
        <w:r>
          <w:rPr>
            <w:color w:val="3333FF"/>
          </w:rPr>
          <w:t xml:space="preserve"> laboratory test data has been used to calibrate a site-specific value of the cone factor </w:t>
        </w:r>
        <w:r w:rsidRPr="001441D6">
          <w:rPr>
            <w:i/>
            <w:iCs/>
            <w:color w:val="3333FF"/>
          </w:rPr>
          <w:t>N</w:t>
        </w:r>
        <w:r w:rsidRPr="001441D6">
          <w:rPr>
            <w:i/>
            <w:iCs/>
            <w:color w:val="3333FF"/>
            <w:vertAlign w:val="subscript"/>
          </w:rPr>
          <w:t>kt</w:t>
        </w:r>
        <w:r>
          <w:rPr>
            <w:color w:val="3333FF"/>
          </w:rPr>
          <w:t xml:space="preserve">. </w:t>
        </w:r>
      </w:ins>
    </w:p>
    <w:p w14:paraId="602AACD8" w14:textId="77777777" w:rsidR="000C33C4" w:rsidRDefault="000C33C4" w:rsidP="000C33C4">
      <w:pPr>
        <w:pStyle w:val="ListParagraph"/>
        <w:numPr>
          <w:ilvl w:val="0"/>
          <w:numId w:val="4"/>
        </w:numPr>
        <w:spacing w:after="120" w:line="360" w:lineRule="auto"/>
        <w:jc w:val="both"/>
        <w:rPr>
          <w:ins w:id="281" w:author="Brian Sheil" w:date="2022-12-20T05:57:00Z"/>
          <w:color w:val="3333FF"/>
        </w:rPr>
      </w:pPr>
      <w:ins w:id="282" w:author="Brian Sheil" w:date="2022-12-20T05:57:00Z">
        <w:r>
          <w:rPr>
            <w:color w:val="3333FF"/>
          </w:rPr>
          <w:t xml:space="preserve">Measured shear wave velocity, </w:t>
        </w:r>
        <w:r w:rsidRPr="004767C2">
          <w:rPr>
            <w:i/>
            <w:iCs/>
            <w:color w:val="3333FF"/>
          </w:rPr>
          <w:t>V</w:t>
        </w:r>
        <w:r w:rsidRPr="004767C2">
          <w:rPr>
            <w:i/>
            <w:iCs/>
            <w:color w:val="3333FF"/>
            <w:vertAlign w:val="subscript"/>
          </w:rPr>
          <w:t>s</w:t>
        </w:r>
        <w:r>
          <w:rPr>
            <w:color w:val="3333FF"/>
          </w:rPr>
          <w:t xml:space="preserve"> and inferred stiffness data from the SCPT (see </w:t>
        </w:r>
        <w:r w:rsidRPr="00DC149C">
          <w:rPr>
            <w:color w:val="3333FF"/>
            <w:u w:val="single"/>
          </w:rPr>
          <w:t>new</w:t>
        </w:r>
        <w:r>
          <w:rPr>
            <w:color w:val="3333FF"/>
          </w:rPr>
          <w:t xml:space="preserve"> Fig. 4). The measured </w:t>
        </w:r>
        <w:r w:rsidRPr="004767C2">
          <w:rPr>
            <w:i/>
            <w:iCs/>
            <w:color w:val="3333FF"/>
          </w:rPr>
          <w:t>V</w:t>
        </w:r>
        <w:r w:rsidRPr="004767C2">
          <w:rPr>
            <w:i/>
            <w:iCs/>
            <w:color w:val="3333FF"/>
            <w:vertAlign w:val="subscript"/>
          </w:rPr>
          <w:t>s</w:t>
        </w:r>
        <w:r>
          <w:rPr>
            <w:color w:val="3333FF"/>
          </w:rPr>
          <w:t xml:space="preserve"> and stiffness data are compared to that inferred from standard CPT measurements using the method in Robertson (2009). </w:t>
        </w:r>
      </w:ins>
    </w:p>
    <w:p w14:paraId="6035B37B" w14:textId="77777777" w:rsidR="000C33C4" w:rsidRDefault="000C33C4" w:rsidP="000C33C4">
      <w:pPr>
        <w:pStyle w:val="ListParagraph"/>
        <w:numPr>
          <w:ilvl w:val="0"/>
          <w:numId w:val="4"/>
        </w:numPr>
        <w:spacing w:after="120" w:line="360" w:lineRule="auto"/>
        <w:jc w:val="both"/>
        <w:rPr>
          <w:ins w:id="283" w:author="Brian Sheil" w:date="2022-12-20T05:57:00Z"/>
          <w:color w:val="3333FF"/>
        </w:rPr>
      </w:pPr>
      <w:ins w:id="284" w:author="Brian Sheil" w:date="2022-12-20T05:57:00Z">
        <w:r>
          <w:rPr>
            <w:color w:val="3333FF"/>
          </w:rPr>
          <w:t xml:space="preserve">The results of a series of laboratory density and index tests performed on samples taken from the cohesive ground layers (see </w:t>
        </w:r>
        <w:r w:rsidRPr="00DC149C">
          <w:rPr>
            <w:color w:val="3333FF"/>
            <w:u w:val="single"/>
          </w:rPr>
          <w:t>new</w:t>
        </w:r>
        <w:r>
          <w:rPr>
            <w:color w:val="3333FF"/>
          </w:rPr>
          <w:t xml:space="preserve"> Fig. 5). </w:t>
        </w:r>
      </w:ins>
    </w:p>
    <w:p w14:paraId="07336DCC" w14:textId="77777777" w:rsidR="000C33C4" w:rsidRDefault="000C33C4" w:rsidP="000C33C4">
      <w:pPr>
        <w:spacing w:after="120" w:line="360" w:lineRule="auto"/>
        <w:jc w:val="both"/>
        <w:rPr>
          <w:ins w:id="285" w:author="Brian Sheil" w:date="2022-12-20T05:57:00Z"/>
          <w:color w:val="3333FF"/>
        </w:rPr>
      </w:pPr>
      <w:ins w:id="286" w:author="Brian Sheil" w:date="2022-12-20T05:57:00Z">
        <w:r>
          <w:rPr>
            <w:color w:val="3333FF"/>
          </w:rPr>
          <w:t xml:space="preserve">Due to the word count for this journal, the authors will include the results of the more advanced laboratory elemental testing (consolidated-undrained triaxial tests and oedometer tests) in a follow up paper based on the development of a numerical model for the deep excavation in PLAXIS 2D/3D.   </w:t>
        </w:r>
      </w:ins>
    </w:p>
    <w:p w14:paraId="5C0F3BE0" w14:textId="7A05DF22" w:rsidR="000D729D" w:rsidDel="000C33C4" w:rsidRDefault="000D729D" w:rsidP="00F01AD3">
      <w:pPr>
        <w:spacing w:after="120" w:line="360" w:lineRule="auto"/>
        <w:jc w:val="both"/>
        <w:rPr>
          <w:del w:id="287" w:author="Brian Sheil" w:date="2022-12-20T05:57:00Z"/>
          <w:color w:val="3333FF"/>
        </w:rPr>
      </w:pPr>
      <w:del w:id="288" w:author="Brian Sheil" w:date="2022-12-20T05:57:00Z">
        <w:r w:rsidDel="000C33C4">
          <w:rPr>
            <w:color w:val="3333FF"/>
          </w:rPr>
          <w:delText xml:space="preserve">The response given is the same as that given to Reviewer 1. </w:delText>
        </w:r>
        <w:r w:rsidRPr="00BD2E5E" w:rsidDel="000C33C4">
          <w:rPr>
            <w:color w:val="3333FF"/>
          </w:rPr>
          <w:delText xml:space="preserve">The authors acknowledge that the description of the site ground conditions provided in the initial paper lacked detail. Only a small proportion of the results from the site investigation were presented. The authors have now included </w:delText>
        </w:r>
        <w:r w:rsidDel="000C33C4">
          <w:rPr>
            <w:color w:val="3333FF"/>
          </w:rPr>
          <w:delText>significantly more information from the site investigation works including:</w:delText>
        </w:r>
      </w:del>
    </w:p>
    <w:p w14:paraId="4E4E0E71" w14:textId="77777777" w:rsidR="000C33C4" w:rsidRDefault="000C33C4" w:rsidP="000D729D">
      <w:pPr>
        <w:spacing w:after="120" w:line="360" w:lineRule="auto"/>
        <w:jc w:val="both"/>
        <w:rPr>
          <w:ins w:id="289" w:author="Brian Sheil" w:date="2022-12-20T05:57:00Z"/>
          <w:color w:val="3333FF"/>
        </w:rPr>
      </w:pPr>
    </w:p>
    <w:p w14:paraId="4F78E0A8" w14:textId="2C639BE9" w:rsidR="000D729D" w:rsidDel="000C33C4" w:rsidRDefault="000D729D" w:rsidP="000D729D">
      <w:pPr>
        <w:pStyle w:val="ListParagraph"/>
        <w:numPr>
          <w:ilvl w:val="0"/>
          <w:numId w:val="3"/>
        </w:numPr>
        <w:spacing w:after="120" w:line="360" w:lineRule="auto"/>
        <w:jc w:val="both"/>
        <w:rPr>
          <w:del w:id="290" w:author="Brian Sheil" w:date="2022-12-20T05:57:00Z"/>
          <w:color w:val="3333FF"/>
        </w:rPr>
      </w:pPr>
      <w:del w:id="291" w:author="Brian Sheil" w:date="2022-12-20T05:57:00Z">
        <w:r w:rsidDel="000C33C4">
          <w:rPr>
            <w:color w:val="3333FF"/>
          </w:rPr>
          <w:delText xml:space="preserve">Undrained shear strength, </w:delText>
        </w:r>
        <w:r w:rsidRPr="0034633A" w:rsidDel="000C33C4">
          <w:rPr>
            <w:i/>
            <w:iCs/>
            <w:color w:val="3333FF"/>
          </w:rPr>
          <w:delText>s</w:delText>
        </w:r>
        <w:r w:rsidRPr="0034633A" w:rsidDel="000C33C4">
          <w:rPr>
            <w:i/>
            <w:iCs/>
            <w:color w:val="3333FF"/>
            <w:vertAlign w:val="subscript"/>
          </w:rPr>
          <w:delText>u</w:delText>
        </w:r>
        <w:r w:rsidDel="000C33C4">
          <w:rPr>
            <w:color w:val="3333FF"/>
          </w:rPr>
          <w:delText xml:space="preserve"> data determined from of a series of UU laboratory triaxial tests performed on samples taken from the cohesive ground layers (see revised Fig. 3). The </w:delText>
        </w:r>
        <w:r w:rsidRPr="001441D6" w:rsidDel="000C33C4">
          <w:rPr>
            <w:i/>
            <w:iCs/>
            <w:color w:val="3333FF"/>
          </w:rPr>
          <w:delText>s</w:delText>
        </w:r>
        <w:r w:rsidRPr="001441D6" w:rsidDel="000C33C4">
          <w:rPr>
            <w:i/>
            <w:iCs/>
            <w:color w:val="3333FF"/>
            <w:vertAlign w:val="subscript"/>
          </w:rPr>
          <w:delText>u</w:delText>
        </w:r>
        <w:r w:rsidDel="000C33C4">
          <w:rPr>
            <w:color w:val="3333FF"/>
          </w:rPr>
          <w:delText xml:space="preserve"> laboratory test data has been used to calibrate a site-specific value of the cone factor </w:delText>
        </w:r>
        <w:r w:rsidRPr="001441D6" w:rsidDel="000C33C4">
          <w:rPr>
            <w:i/>
            <w:iCs/>
            <w:color w:val="3333FF"/>
          </w:rPr>
          <w:delText>N</w:delText>
        </w:r>
        <w:r w:rsidRPr="001441D6" w:rsidDel="000C33C4">
          <w:rPr>
            <w:i/>
            <w:iCs/>
            <w:color w:val="3333FF"/>
            <w:vertAlign w:val="subscript"/>
          </w:rPr>
          <w:delText>kt</w:delText>
        </w:r>
        <w:r w:rsidDel="000C33C4">
          <w:rPr>
            <w:color w:val="3333FF"/>
          </w:rPr>
          <w:delText xml:space="preserve">, as the use of the previously adopted </w:delText>
        </w:r>
        <w:r w:rsidRPr="004A6FE6" w:rsidDel="000C33C4">
          <w:rPr>
            <w:i/>
            <w:iCs/>
            <w:color w:val="3333FF"/>
          </w:rPr>
          <w:delText>N</w:delText>
        </w:r>
        <w:r w:rsidRPr="004A6FE6" w:rsidDel="000C33C4">
          <w:rPr>
            <w:i/>
            <w:iCs/>
            <w:color w:val="3333FF"/>
            <w:vertAlign w:val="subscript"/>
          </w:rPr>
          <w:delText>kt</w:delText>
        </w:r>
        <w:r w:rsidDel="000C33C4">
          <w:rPr>
            <w:color w:val="3333FF"/>
          </w:rPr>
          <w:delText xml:space="preserve"> = 12 led to a significant overestimation of the inferred </w:delText>
        </w:r>
        <w:r w:rsidRPr="004A6FE6" w:rsidDel="000C33C4">
          <w:rPr>
            <w:i/>
            <w:iCs/>
            <w:color w:val="3333FF"/>
          </w:rPr>
          <w:delText>s</w:delText>
        </w:r>
        <w:r w:rsidRPr="004A6FE6" w:rsidDel="000C33C4">
          <w:rPr>
            <w:i/>
            <w:iCs/>
            <w:color w:val="3333FF"/>
            <w:vertAlign w:val="subscript"/>
          </w:rPr>
          <w:delText>u</w:delText>
        </w:r>
        <w:r w:rsidDel="000C33C4">
          <w:rPr>
            <w:color w:val="3333FF"/>
          </w:rPr>
          <w:delText xml:space="preserve"> from the CPT data, particularly at greater depth. </w:delText>
        </w:r>
      </w:del>
    </w:p>
    <w:p w14:paraId="6B4F7687" w14:textId="6A233BAC" w:rsidR="000D729D" w:rsidDel="000C33C4" w:rsidRDefault="000D729D" w:rsidP="000D729D">
      <w:pPr>
        <w:pStyle w:val="ListParagraph"/>
        <w:numPr>
          <w:ilvl w:val="0"/>
          <w:numId w:val="3"/>
        </w:numPr>
        <w:spacing w:after="120" w:line="360" w:lineRule="auto"/>
        <w:jc w:val="both"/>
        <w:rPr>
          <w:del w:id="292" w:author="Brian Sheil" w:date="2022-12-20T05:57:00Z"/>
          <w:color w:val="3333FF"/>
        </w:rPr>
      </w:pPr>
      <w:del w:id="293" w:author="Brian Sheil" w:date="2022-12-20T05:57:00Z">
        <w:r w:rsidDel="000C33C4">
          <w:rPr>
            <w:color w:val="3333FF"/>
          </w:rPr>
          <w:delText xml:space="preserve">Measured shear wave velocity, </w:delText>
        </w:r>
        <w:r w:rsidRPr="004767C2" w:rsidDel="000C33C4">
          <w:rPr>
            <w:i/>
            <w:iCs/>
            <w:color w:val="3333FF"/>
          </w:rPr>
          <w:delText>V</w:delText>
        </w:r>
        <w:r w:rsidRPr="004767C2" w:rsidDel="000C33C4">
          <w:rPr>
            <w:i/>
            <w:iCs/>
            <w:color w:val="3333FF"/>
            <w:vertAlign w:val="subscript"/>
          </w:rPr>
          <w:delText>s</w:delText>
        </w:r>
        <w:r w:rsidDel="000C33C4">
          <w:rPr>
            <w:color w:val="3333FF"/>
          </w:rPr>
          <w:delText xml:space="preserve"> and inferred stiffness data from the SCPT (see new Fig. 4). The measured </w:delText>
        </w:r>
        <w:r w:rsidRPr="004767C2" w:rsidDel="000C33C4">
          <w:rPr>
            <w:i/>
            <w:iCs/>
            <w:color w:val="3333FF"/>
          </w:rPr>
          <w:delText>V</w:delText>
        </w:r>
        <w:r w:rsidRPr="004767C2" w:rsidDel="000C33C4">
          <w:rPr>
            <w:i/>
            <w:iCs/>
            <w:color w:val="3333FF"/>
            <w:vertAlign w:val="subscript"/>
          </w:rPr>
          <w:delText>s</w:delText>
        </w:r>
        <w:r w:rsidDel="000C33C4">
          <w:rPr>
            <w:color w:val="3333FF"/>
          </w:rPr>
          <w:delText xml:space="preserve"> and stiffness data are compared to that inferred from standard CPT measurements using the method in Robertson (2009). </w:delText>
        </w:r>
      </w:del>
    </w:p>
    <w:p w14:paraId="62830FA7" w14:textId="16FED0EE" w:rsidR="000D729D" w:rsidDel="000C33C4" w:rsidRDefault="000D729D" w:rsidP="000D729D">
      <w:pPr>
        <w:pStyle w:val="ListParagraph"/>
        <w:numPr>
          <w:ilvl w:val="0"/>
          <w:numId w:val="3"/>
        </w:numPr>
        <w:spacing w:after="120" w:line="360" w:lineRule="auto"/>
        <w:jc w:val="both"/>
        <w:rPr>
          <w:del w:id="294" w:author="Brian Sheil" w:date="2022-12-20T05:57:00Z"/>
          <w:color w:val="3333FF"/>
        </w:rPr>
      </w:pPr>
      <w:del w:id="295" w:author="Brian Sheil" w:date="2022-12-20T05:57:00Z">
        <w:r w:rsidDel="000C33C4">
          <w:rPr>
            <w:color w:val="3333FF"/>
          </w:rPr>
          <w:delText xml:space="preserve">The results of a series of laboratory density and index tests performed on samples taken from the cohesive ground layers (see new Fig. 5). </w:delText>
        </w:r>
      </w:del>
    </w:p>
    <w:p w14:paraId="5EF25896" w14:textId="2509E32F" w:rsidR="000D729D" w:rsidDel="000C33C4" w:rsidRDefault="000D729D" w:rsidP="000D729D">
      <w:pPr>
        <w:spacing w:after="120" w:line="360" w:lineRule="auto"/>
        <w:jc w:val="both"/>
        <w:rPr>
          <w:del w:id="296" w:author="Brian Sheil" w:date="2022-12-20T05:57:00Z"/>
          <w:color w:val="FF0000"/>
        </w:rPr>
      </w:pPr>
      <w:del w:id="297" w:author="Brian Sheil" w:date="2022-12-20T05:57:00Z">
        <w:r w:rsidDel="000C33C4">
          <w:rPr>
            <w:color w:val="3333FF"/>
          </w:rPr>
          <w:delText>The authors are mindful of the word count for this paper and therefore plan to include the results of more advanced laboratory elemental testing (CU triaxial tests and oedometer tests) in a follow up paper based on the development of a numerical model for the deep excavation in PLAXIS 2D/3D.</w:delText>
        </w:r>
      </w:del>
    </w:p>
    <w:p w14:paraId="740FFC10" w14:textId="5C11FAC8" w:rsidR="00F01AD3" w:rsidRDefault="00F01AD3" w:rsidP="00F01AD3">
      <w:pPr>
        <w:spacing w:after="120" w:line="360" w:lineRule="auto"/>
        <w:jc w:val="both"/>
      </w:pPr>
      <w:r>
        <w:t xml:space="preserve">The undrained strength profile interpreted from the CPT's do not tell what Su that is interpreted (triax compression?) and does not address shear strength anisotropy. It is only based on the Mayne approach. </w:t>
      </w:r>
    </w:p>
    <w:p w14:paraId="5A1DA892" w14:textId="77777777" w:rsidR="009F0352" w:rsidRPr="00CA7FAC" w:rsidRDefault="009F0352" w:rsidP="009F0352">
      <w:pPr>
        <w:spacing w:after="120" w:line="360" w:lineRule="auto"/>
        <w:jc w:val="both"/>
      </w:pPr>
      <w:r w:rsidRPr="00FF7760">
        <w:rPr>
          <w:b/>
          <w:bCs/>
          <w:color w:val="0000FF"/>
        </w:rPr>
        <w:t>Response</w:t>
      </w:r>
      <w:r>
        <w:rPr>
          <w:b/>
          <w:bCs/>
          <w:color w:val="0000FF"/>
        </w:rPr>
        <w:t>:</w:t>
      </w:r>
    </w:p>
    <w:p w14:paraId="5D7E3EFD" w14:textId="15D201DE" w:rsidR="00127F87" w:rsidRDefault="00127F87" w:rsidP="009F0352">
      <w:pPr>
        <w:spacing w:after="120" w:line="360" w:lineRule="auto"/>
        <w:jc w:val="both"/>
        <w:rPr>
          <w:ins w:id="298" w:author="Brian Sheil" w:date="2022-12-20T05:58:00Z"/>
          <w:color w:val="3333FF"/>
        </w:rPr>
      </w:pPr>
      <w:r>
        <w:rPr>
          <w:color w:val="3333FF"/>
        </w:rPr>
        <w:t xml:space="preserve">The authors have explored the anisotropy of soil strength using more complex laboratory elemental tests. </w:t>
      </w:r>
      <w:ins w:id="299" w:author="Brian Sheil" w:date="2022-12-20T05:57:00Z">
        <w:r w:rsidR="0048083C">
          <w:rPr>
            <w:color w:val="3333FF"/>
          </w:rPr>
          <w:t>Due to word count limits</w:t>
        </w:r>
      </w:ins>
      <w:del w:id="300" w:author="Brian Sheil" w:date="2022-12-20T05:57:00Z">
        <w:r w:rsidDel="0048083C">
          <w:rPr>
            <w:color w:val="3333FF"/>
          </w:rPr>
          <w:delText>Being mindful of the word count for this paper</w:delText>
        </w:r>
      </w:del>
      <w:r>
        <w:rPr>
          <w:color w:val="3333FF"/>
        </w:rPr>
        <w:t xml:space="preserve">, the authors </w:t>
      </w:r>
      <w:del w:id="301" w:author="Brian Sheil" w:date="2022-12-20T05:58:00Z">
        <w:r w:rsidDel="0048083C">
          <w:rPr>
            <w:color w:val="3333FF"/>
          </w:rPr>
          <w:delText xml:space="preserve">plan to include </w:delText>
        </w:r>
      </w:del>
      <w:ins w:id="302" w:author="Brian Sheil" w:date="2022-12-20T05:58:00Z">
        <w:r w:rsidR="0048083C">
          <w:rPr>
            <w:color w:val="3333FF"/>
          </w:rPr>
          <w:t xml:space="preserve">will present </w:t>
        </w:r>
      </w:ins>
      <w:r>
        <w:rPr>
          <w:color w:val="3333FF"/>
        </w:rPr>
        <w:t xml:space="preserve">the results of more complex laboratory testing in a follow up paper based on numerical modelling of the excavation </w:t>
      </w:r>
      <w:del w:id="303" w:author="Brian Sheil" w:date="2022-12-20T05:58:00Z">
        <w:r w:rsidDel="0048083C">
          <w:rPr>
            <w:color w:val="3333FF"/>
          </w:rPr>
          <w:delText xml:space="preserve">in </w:delText>
        </w:r>
      </w:del>
      <w:ins w:id="304" w:author="Brian Sheil" w:date="2022-12-20T05:58:00Z">
        <w:r w:rsidR="0048083C">
          <w:rPr>
            <w:color w:val="3333FF"/>
          </w:rPr>
          <w:t xml:space="preserve">using </w:t>
        </w:r>
      </w:ins>
      <w:r>
        <w:rPr>
          <w:color w:val="3333FF"/>
        </w:rPr>
        <w:t>PLA</w:t>
      </w:r>
      <w:r w:rsidR="0037579D">
        <w:rPr>
          <w:color w:val="3333FF"/>
        </w:rPr>
        <w:t>XI</w:t>
      </w:r>
      <w:r>
        <w:rPr>
          <w:color w:val="3333FF"/>
        </w:rPr>
        <w:t xml:space="preserve">S. The authors feel that while the more detailed </w:t>
      </w:r>
      <w:del w:id="305" w:author="Brian Sheil" w:date="2022-12-20T05:58:00Z">
        <w:r w:rsidDel="00302D70">
          <w:rPr>
            <w:color w:val="3333FF"/>
          </w:rPr>
          <w:delText xml:space="preserve">information obtained from the </w:delText>
        </w:r>
      </w:del>
      <w:r>
        <w:rPr>
          <w:color w:val="3333FF"/>
        </w:rPr>
        <w:t xml:space="preserve">laboratory elemental testing is unlikely to </w:t>
      </w:r>
      <w:r>
        <w:rPr>
          <w:color w:val="3333FF"/>
        </w:rPr>
        <w:lastRenderedPageBreak/>
        <w:t xml:space="preserve">be necessary </w:t>
      </w:r>
      <w:del w:id="306" w:author="Brian Sheil" w:date="2022-12-20T05:58:00Z">
        <w:r w:rsidDel="00302D70">
          <w:rPr>
            <w:color w:val="3333FF"/>
          </w:rPr>
          <w:delText xml:space="preserve">to </w:delText>
        </w:r>
      </w:del>
      <w:ins w:id="307" w:author="Brian Sheil" w:date="2022-12-20T05:58:00Z">
        <w:r w:rsidR="00302D70">
          <w:rPr>
            <w:color w:val="3333FF"/>
          </w:rPr>
          <w:t xml:space="preserve">for </w:t>
        </w:r>
      </w:ins>
      <w:r>
        <w:rPr>
          <w:color w:val="3333FF"/>
        </w:rPr>
        <w:t>interpret</w:t>
      </w:r>
      <w:ins w:id="308" w:author="Brian Sheil" w:date="2022-12-20T05:58:00Z">
        <w:r w:rsidR="00302D70">
          <w:rPr>
            <w:color w:val="3333FF"/>
          </w:rPr>
          <w:t>ation of</w:t>
        </w:r>
      </w:ins>
      <w:r>
        <w:rPr>
          <w:color w:val="3333FF"/>
        </w:rPr>
        <w:t xml:space="preserve"> the monitor</w:t>
      </w:r>
      <w:ins w:id="309" w:author="Brian Sheil" w:date="2022-12-20T05:58:00Z">
        <w:r w:rsidR="00302D70">
          <w:rPr>
            <w:color w:val="3333FF"/>
          </w:rPr>
          <w:t>ed</w:t>
        </w:r>
      </w:ins>
      <w:del w:id="310" w:author="Brian Sheil" w:date="2022-12-20T05:58:00Z">
        <w:r w:rsidDel="00302D70">
          <w:rPr>
            <w:color w:val="3333FF"/>
          </w:rPr>
          <w:delText>ing</w:delText>
        </w:r>
      </w:del>
      <w:r>
        <w:rPr>
          <w:color w:val="3333FF"/>
        </w:rPr>
        <w:t xml:space="preserve"> data, it </w:t>
      </w:r>
      <w:del w:id="311" w:author="Brian Sheil" w:date="2022-12-20T05:58:00Z">
        <w:r w:rsidDel="00302D70">
          <w:rPr>
            <w:color w:val="3333FF"/>
          </w:rPr>
          <w:delText xml:space="preserve">would </w:delText>
        </w:r>
      </w:del>
      <w:ins w:id="312" w:author="Brian Sheil" w:date="2022-12-20T05:58:00Z">
        <w:r w:rsidR="00302D70">
          <w:rPr>
            <w:color w:val="3333FF"/>
          </w:rPr>
          <w:t xml:space="preserve">will </w:t>
        </w:r>
      </w:ins>
      <w:r>
        <w:rPr>
          <w:color w:val="3333FF"/>
        </w:rPr>
        <w:t xml:space="preserve">certainly be necessary for </w:t>
      </w:r>
      <w:del w:id="313" w:author="Brian Sheil" w:date="2022-12-20T05:58:00Z">
        <w:r w:rsidDel="00302D70">
          <w:rPr>
            <w:color w:val="3333FF"/>
          </w:rPr>
          <w:delText>interpreting numerical analyses</w:delText>
        </w:r>
      </w:del>
      <w:ins w:id="314" w:author="Brian Sheil" w:date="2022-12-20T05:58:00Z">
        <w:r w:rsidR="00302D70">
          <w:rPr>
            <w:color w:val="3333FF"/>
          </w:rPr>
          <w:t>constitutive and numerical model development</w:t>
        </w:r>
      </w:ins>
      <w:r>
        <w:rPr>
          <w:color w:val="3333FF"/>
        </w:rPr>
        <w:t xml:space="preserve">. </w:t>
      </w:r>
    </w:p>
    <w:p w14:paraId="216126CB" w14:textId="77777777" w:rsidR="0048083C" w:rsidRDefault="0048083C" w:rsidP="009F0352">
      <w:pPr>
        <w:spacing w:after="120" w:line="360" w:lineRule="auto"/>
        <w:jc w:val="both"/>
        <w:rPr>
          <w:color w:val="FF0000"/>
        </w:rPr>
      </w:pPr>
    </w:p>
    <w:p w14:paraId="2445D744" w14:textId="6C1FE311" w:rsidR="00F01AD3" w:rsidRDefault="00F01AD3" w:rsidP="00F01AD3">
      <w:pPr>
        <w:spacing w:after="120" w:line="360" w:lineRule="auto"/>
        <w:jc w:val="both"/>
      </w:pPr>
      <w:r>
        <w:t xml:space="preserve">The references to past experiences with excavations in soft ground lack references to the extensive experiences from Nordic countries. </w:t>
      </w:r>
    </w:p>
    <w:p w14:paraId="087A70D3" w14:textId="77777777" w:rsidR="009F0352" w:rsidRPr="00CA7FAC" w:rsidRDefault="009F0352" w:rsidP="009F0352">
      <w:pPr>
        <w:spacing w:after="120" w:line="360" w:lineRule="auto"/>
        <w:jc w:val="both"/>
      </w:pPr>
      <w:r w:rsidRPr="00FF7760">
        <w:rPr>
          <w:b/>
          <w:bCs/>
          <w:color w:val="0000FF"/>
        </w:rPr>
        <w:t>Response</w:t>
      </w:r>
      <w:r>
        <w:rPr>
          <w:b/>
          <w:bCs/>
          <w:color w:val="0000FF"/>
        </w:rPr>
        <w:t>:</w:t>
      </w:r>
    </w:p>
    <w:p w14:paraId="1FA75A7F" w14:textId="4E7CD988" w:rsidR="0037579D" w:rsidRDefault="0037579D" w:rsidP="00F01AD3">
      <w:pPr>
        <w:spacing w:after="120" w:line="360" w:lineRule="auto"/>
        <w:jc w:val="both"/>
        <w:rPr>
          <w:ins w:id="315" w:author="Brian Sheil" w:date="2022-12-20T05:59:00Z"/>
          <w:color w:val="3333FF"/>
        </w:rPr>
      </w:pPr>
      <w:r>
        <w:rPr>
          <w:color w:val="3333FF"/>
        </w:rPr>
        <w:t xml:space="preserve">The authors thank the reviewer for this </w:t>
      </w:r>
      <w:ins w:id="316" w:author="Brian Sheil" w:date="2022-12-20T05:59:00Z">
        <w:r w:rsidR="00302D70">
          <w:rPr>
            <w:color w:val="3333FF"/>
          </w:rPr>
          <w:t xml:space="preserve">helpful </w:t>
        </w:r>
      </w:ins>
      <w:r>
        <w:rPr>
          <w:color w:val="3333FF"/>
        </w:rPr>
        <w:t xml:space="preserve">suggestion. </w:t>
      </w:r>
      <w:del w:id="317" w:author="Brian Sheil" w:date="2022-12-20T05:59:00Z">
        <w:r w:rsidDel="00C86CB2">
          <w:rPr>
            <w:color w:val="3333FF"/>
          </w:rPr>
          <w:delText>The corresponding author has undertaken some</w:delText>
        </w:r>
      </w:del>
      <w:ins w:id="318" w:author="Brian Sheil" w:date="2022-12-20T05:59:00Z">
        <w:r w:rsidR="00C86CB2">
          <w:rPr>
            <w:color w:val="3333FF"/>
          </w:rPr>
          <w:t>We have undertaken additional</w:t>
        </w:r>
      </w:ins>
      <w:r>
        <w:rPr>
          <w:color w:val="3333FF"/>
        </w:rPr>
        <w:t xml:space="preserve"> reading into relevant published case histories in Nordic countries and ha</w:t>
      </w:r>
      <w:ins w:id="319" w:author="Brian Sheil" w:date="2022-12-20T05:59:00Z">
        <w:r w:rsidR="00C86CB2">
          <w:rPr>
            <w:color w:val="3333FF"/>
          </w:rPr>
          <w:t>ve</w:t>
        </w:r>
      </w:ins>
      <w:del w:id="320" w:author="Brian Sheil" w:date="2022-12-20T05:59:00Z">
        <w:r w:rsidDel="00C86CB2">
          <w:rPr>
            <w:color w:val="3333FF"/>
          </w:rPr>
          <w:delText>s</w:delText>
        </w:r>
      </w:del>
      <w:r>
        <w:rPr>
          <w:color w:val="3333FF"/>
        </w:rPr>
        <w:t xml:space="preserve"> </w:t>
      </w:r>
      <w:ins w:id="321" w:author="Brian Sheil" w:date="2022-12-20T05:59:00Z">
        <w:r w:rsidR="00C86CB2">
          <w:rPr>
            <w:color w:val="3333FF"/>
          </w:rPr>
          <w:t xml:space="preserve">indeed </w:t>
        </w:r>
      </w:ins>
      <w:r>
        <w:rPr>
          <w:color w:val="3333FF"/>
        </w:rPr>
        <w:t>found some particularly useful cases in Norway and in Gothenburg/West Sweden. A selection of these cases has now been cited in the revised manuscript</w:t>
      </w:r>
      <w:ins w:id="322" w:author="Brian Sheil" w:date="2022-12-20T05:59:00Z">
        <w:r w:rsidR="00C86CB2">
          <w:rPr>
            <w:color w:val="3333FF"/>
          </w:rPr>
          <w:t xml:space="preserve"> </w:t>
        </w:r>
        <w:r w:rsidR="00C86CB2" w:rsidRPr="00C86CB2">
          <w:rPr>
            <w:color w:val="3333FF"/>
            <w:highlight w:val="cyan"/>
            <w:rPrChange w:id="323" w:author="Brian Sheil" w:date="2022-12-20T05:59:00Z">
              <w:rPr>
                <w:color w:val="3333FF"/>
              </w:rPr>
            </w:rPrChange>
          </w:rPr>
          <w:t xml:space="preserve">(lines </w:t>
        </w:r>
      </w:ins>
      <w:ins w:id="324" w:author="Brian Sheil" w:date="2022-12-21T10:19:00Z">
        <w:r w:rsidR="00531470">
          <w:rPr>
            <w:color w:val="3333FF"/>
            <w:highlight w:val="cyan"/>
          </w:rPr>
          <w:t>20</w:t>
        </w:r>
      </w:ins>
      <w:ins w:id="325" w:author="Brian Sheil" w:date="2022-12-20T05:59:00Z">
        <w:r w:rsidR="00C86CB2" w:rsidRPr="00C86CB2">
          <w:rPr>
            <w:color w:val="3333FF"/>
            <w:highlight w:val="cyan"/>
            <w:rPrChange w:id="326" w:author="Brian Sheil" w:date="2022-12-20T05:59:00Z">
              <w:rPr>
                <w:color w:val="3333FF"/>
              </w:rPr>
            </w:rPrChange>
          </w:rPr>
          <w:t xml:space="preserve"> – </w:t>
        </w:r>
      </w:ins>
      <w:ins w:id="327" w:author="Brian Sheil" w:date="2022-12-21T10:19:00Z">
        <w:r w:rsidR="00531470">
          <w:rPr>
            <w:color w:val="3333FF"/>
            <w:highlight w:val="cyan"/>
          </w:rPr>
          <w:t>22</w:t>
        </w:r>
      </w:ins>
      <w:ins w:id="328" w:author="Brian Sheil" w:date="2022-12-20T05:59:00Z">
        <w:r w:rsidR="00C86CB2" w:rsidRPr="00C86CB2">
          <w:rPr>
            <w:color w:val="3333FF"/>
            <w:highlight w:val="cyan"/>
            <w:rPrChange w:id="329" w:author="Brian Sheil" w:date="2022-12-20T05:59:00Z">
              <w:rPr>
                <w:color w:val="3333FF"/>
              </w:rPr>
            </w:rPrChange>
          </w:rPr>
          <w:t>)</w:t>
        </w:r>
      </w:ins>
      <w:r>
        <w:rPr>
          <w:color w:val="3333FF"/>
        </w:rPr>
        <w:t xml:space="preserve">. </w:t>
      </w:r>
    </w:p>
    <w:p w14:paraId="38BF8D98" w14:textId="77777777" w:rsidR="00302D70" w:rsidRDefault="00302D70" w:rsidP="00F01AD3">
      <w:pPr>
        <w:spacing w:after="120" w:line="360" w:lineRule="auto"/>
        <w:jc w:val="both"/>
        <w:rPr>
          <w:color w:val="FF0000"/>
        </w:rPr>
      </w:pPr>
    </w:p>
    <w:p w14:paraId="693653D8" w14:textId="77777777" w:rsidR="00F01AD3" w:rsidRDefault="00F01AD3" w:rsidP="00F01AD3">
      <w:pPr>
        <w:spacing w:after="120" w:line="360" w:lineRule="auto"/>
        <w:jc w:val="both"/>
      </w:pPr>
      <w:r>
        <w:t>The paper could have benefitted from including numerical analyses of the performance using PLAXIS 2D or even 3D but that could be for another paper?</w:t>
      </w:r>
    </w:p>
    <w:p w14:paraId="67184075" w14:textId="5C32CE68" w:rsidR="00F01AD3" w:rsidRDefault="00F01AD3" w:rsidP="009F0352">
      <w:pPr>
        <w:spacing w:after="120" w:line="360" w:lineRule="auto"/>
        <w:jc w:val="both"/>
      </w:pPr>
      <w:r w:rsidRPr="00FF7760">
        <w:rPr>
          <w:b/>
          <w:bCs/>
          <w:color w:val="0000FF"/>
        </w:rPr>
        <w:t>Response</w:t>
      </w:r>
      <w:r>
        <w:rPr>
          <w:b/>
          <w:bCs/>
          <w:color w:val="0000FF"/>
        </w:rPr>
        <w:t>:</w:t>
      </w:r>
    </w:p>
    <w:p w14:paraId="74BD0DED" w14:textId="77777777" w:rsidR="002549B4" w:rsidRDefault="002549B4" w:rsidP="002549B4">
      <w:pPr>
        <w:spacing w:after="120" w:line="360" w:lineRule="auto"/>
        <w:jc w:val="both"/>
        <w:rPr>
          <w:ins w:id="330" w:author="Brian Sheil" w:date="2022-12-20T06:00:00Z"/>
          <w:color w:val="3333FF"/>
        </w:rPr>
      </w:pPr>
      <w:ins w:id="331" w:author="Brian Sheil" w:date="2022-12-20T05:59:00Z">
        <w:r>
          <w:rPr>
            <w:color w:val="3333FF"/>
          </w:rPr>
          <w:t xml:space="preserve">The reviewer </w:t>
        </w:r>
      </w:ins>
      <w:ins w:id="332" w:author="Brian Sheil" w:date="2022-12-20T06:00:00Z">
        <w:r>
          <w:rPr>
            <w:color w:val="3333FF"/>
          </w:rPr>
          <w:t>makes an important point. Unfortunately the word count prevents us from including numerical analysis work in this paper but this will be certainly the subject of a future publication.</w:t>
        </w:r>
      </w:ins>
    </w:p>
    <w:p w14:paraId="24DB1A50" w14:textId="2909B6F8" w:rsidR="0037579D" w:rsidRDefault="0037579D" w:rsidP="002549B4">
      <w:pPr>
        <w:spacing w:after="120" w:line="360" w:lineRule="auto"/>
        <w:jc w:val="both"/>
        <w:rPr>
          <w:color w:val="FF0000"/>
        </w:rPr>
      </w:pPr>
      <w:del w:id="333" w:author="Brian Sheil" w:date="2022-12-20T06:00:00Z">
        <w:r w:rsidDel="002549B4">
          <w:rPr>
            <w:color w:val="3333FF"/>
          </w:rPr>
          <w:delText>As discussed previously,</w:delText>
        </w:r>
        <w:r w:rsidR="00801BB9" w:rsidDel="002549B4">
          <w:rPr>
            <w:color w:val="3333FF"/>
          </w:rPr>
          <w:delText xml:space="preserve"> the</w:delText>
        </w:r>
        <w:r w:rsidDel="002549B4">
          <w:rPr>
            <w:color w:val="3333FF"/>
          </w:rPr>
          <w:delText xml:space="preserve"> </w:delText>
        </w:r>
        <w:r w:rsidR="00801BB9" w:rsidDel="002549B4">
          <w:rPr>
            <w:color w:val="3333FF"/>
          </w:rPr>
          <w:delText>numerical analyses performed in PLAXIS 2D/3D will be included in a follow up paper due to word count constraints. This will also include data from the more detailed laboratory elemental soil tests.</w:delText>
        </w:r>
      </w:del>
      <w:r w:rsidR="00801BB9">
        <w:rPr>
          <w:color w:val="3333FF"/>
        </w:rPr>
        <w:t xml:space="preserve"> </w:t>
      </w:r>
    </w:p>
    <w:p w14:paraId="38828D43" w14:textId="77777777" w:rsidR="00383581" w:rsidRDefault="00383581" w:rsidP="00383581">
      <w:pPr>
        <w:spacing w:line="240" w:lineRule="auto"/>
      </w:pPr>
    </w:p>
    <w:p w14:paraId="52EAE6E4" w14:textId="0CFF533E" w:rsidR="00383581" w:rsidRPr="00C45418" w:rsidRDefault="00F01AD3" w:rsidP="00383581">
      <w:pPr>
        <w:spacing w:line="240" w:lineRule="auto"/>
        <w:rPr>
          <w:b/>
          <w:bCs/>
          <w:color w:val="0000FF"/>
        </w:rPr>
      </w:pPr>
      <w:del w:id="334" w:author="Brian Sheil" w:date="2022-12-20T06:00:00Z">
        <w:r w:rsidRPr="007F3614" w:rsidDel="002549B4">
          <w:delText xml:space="preserve"> </w:delText>
        </w:r>
      </w:del>
      <w:r w:rsidR="00383581" w:rsidRPr="00C45418">
        <w:rPr>
          <w:b/>
          <w:bCs/>
          <w:color w:val="0000FF"/>
        </w:rPr>
        <w:t>References</w:t>
      </w:r>
    </w:p>
    <w:p w14:paraId="18A893CB" w14:textId="77777777" w:rsidR="00383581" w:rsidRPr="00C45418" w:rsidRDefault="00383581" w:rsidP="00383581">
      <w:pPr>
        <w:spacing w:line="240" w:lineRule="auto"/>
        <w:rPr>
          <w:b/>
          <w:bCs/>
          <w:color w:val="0000FF"/>
        </w:rPr>
      </w:pPr>
    </w:p>
    <w:p w14:paraId="1C7763FC" w14:textId="77777777" w:rsidR="00383581" w:rsidRPr="00C45418" w:rsidRDefault="00383581" w:rsidP="00383581">
      <w:pPr>
        <w:spacing w:after="120" w:line="360" w:lineRule="auto"/>
        <w:rPr>
          <w:color w:val="0000FF"/>
        </w:rPr>
      </w:pPr>
      <w:r w:rsidRPr="00C45418">
        <w:rPr>
          <w:color w:val="0000FF"/>
        </w:rPr>
        <w:t>Robertson, P.K., 2009. Interpretation of cone penetration tests—a unified approach. Canadian geotechnical journal, 46(11), pp.1337-1355.</w:t>
      </w:r>
    </w:p>
    <w:p w14:paraId="0769F73B" w14:textId="2B4377D7" w:rsidR="00F01AD3" w:rsidRPr="00EA4727" w:rsidRDefault="00F01AD3" w:rsidP="00EA4727">
      <w:pPr>
        <w:spacing w:line="240" w:lineRule="auto"/>
      </w:pPr>
    </w:p>
    <w:sectPr w:rsidR="00F01AD3" w:rsidRPr="00EA472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6" w:author="Brian Sheil" w:date="2022-12-20T05:56:00Z" w:initials="BS">
    <w:p w14:paraId="12079B0E" w14:textId="77777777" w:rsidR="0059487E" w:rsidRDefault="0059487E" w:rsidP="006A2E17">
      <w:pPr>
        <w:pStyle w:val="CommentText"/>
      </w:pPr>
      <w:r>
        <w:rPr>
          <w:rStyle w:val="CommentReference"/>
        </w:rPr>
        <w:annotationRef/>
      </w:r>
      <w:r>
        <w:t>Probably put all references at the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079B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BCD1A" w16cex:dateUtc="2022-12-20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079B0E" w16cid:durableId="274BCD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Roboto">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44AD3"/>
    <w:multiLevelType w:val="hybridMultilevel"/>
    <w:tmpl w:val="EEDE568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9A00AA"/>
    <w:multiLevelType w:val="hybridMultilevel"/>
    <w:tmpl w:val="3312A3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F625F1"/>
    <w:multiLevelType w:val="hybridMultilevel"/>
    <w:tmpl w:val="3312A3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EEF5A1D"/>
    <w:multiLevelType w:val="hybridMultilevel"/>
    <w:tmpl w:val="3312A3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1082052">
    <w:abstractNumId w:val="1"/>
  </w:num>
  <w:num w:numId="2" w16cid:durableId="145635622">
    <w:abstractNumId w:val="0"/>
  </w:num>
  <w:num w:numId="3" w16cid:durableId="1278294173">
    <w:abstractNumId w:val="2"/>
  </w:num>
  <w:num w:numId="4" w16cid:durableId="156533925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Sheil">
    <w15:presenceInfo w15:providerId="AD" w15:userId="S::bbs24@cam.ac.uk::45452594-96d0-468a-b6b7-c91ff7533d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EE1"/>
    <w:rsid w:val="000049F7"/>
    <w:rsid w:val="00004DD8"/>
    <w:rsid w:val="00010A4C"/>
    <w:rsid w:val="00011F5E"/>
    <w:rsid w:val="00025299"/>
    <w:rsid w:val="00037FA6"/>
    <w:rsid w:val="00040C5F"/>
    <w:rsid w:val="00051BF0"/>
    <w:rsid w:val="00057E56"/>
    <w:rsid w:val="00060A2D"/>
    <w:rsid w:val="000661DD"/>
    <w:rsid w:val="00070546"/>
    <w:rsid w:val="00072D28"/>
    <w:rsid w:val="00073ED5"/>
    <w:rsid w:val="00080068"/>
    <w:rsid w:val="00082724"/>
    <w:rsid w:val="000907BA"/>
    <w:rsid w:val="000928A6"/>
    <w:rsid w:val="000A1ECA"/>
    <w:rsid w:val="000A3EBB"/>
    <w:rsid w:val="000A4A7C"/>
    <w:rsid w:val="000A7EB5"/>
    <w:rsid w:val="000B5549"/>
    <w:rsid w:val="000B65B9"/>
    <w:rsid w:val="000B7755"/>
    <w:rsid w:val="000C33C4"/>
    <w:rsid w:val="000D729D"/>
    <w:rsid w:val="000E1746"/>
    <w:rsid w:val="000E303C"/>
    <w:rsid w:val="000E3646"/>
    <w:rsid w:val="000F798C"/>
    <w:rsid w:val="00102892"/>
    <w:rsid w:val="00110A15"/>
    <w:rsid w:val="00113EE3"/>
    <w:rsid w:val="00124065"/>
    <w:rsid w:val="00127F87"/>
    <w:rsid w:val="00134EFC"/>
    <w:rsid w:val="001362E7"/>
    <w:rsid w:val="001441D6"/>
    <w:rsid w:val="00146956"/>
    <w:rsid w:val="001508EB"/>
    <w:rsid w:val="00151F4B"/>
    <w:rsid w:val="00155C58"/>
    <w:rsid w:val="00156BE7"/>
    <w:rsid w:val="00165607"/>
    <w:rsid w:val="00174994"/>
    <w:rsid w:val="00183B96"/>
    <w:rsid w:val="00186617"/>
    <w:rsid w:val="0019257E"/>
    <w:rsid w:val="00193A63"/>
    <w:rsid w:val="001A01DE"/>
    <w:rsid w:val="001A661A"/>
    <w:rsid w:val="001D74C4"/>
    <w:rsid w:val="001E2C5C"/>
    <w:rsid w:val="001E2CDD"/>
    <w:rsid w:val="001E3B9C"/>
    <w:rsid w:val="001E4C88"/>
    <w:rsid w:val="001E4DA1"/>
    <w:rsid w:val="00201901"/>
    <w:rsid w:val="00202C28"/>
    <w:rsid w:val="0021401C"/>
    <w:rsid w:val="00215DF9"/>
    <w:rsid w:val="00220D56"/>
    <w:rsid w:val="00221990"/>
    <w:rsid w:val="00221D28"/>
    <w:rsid w:val="00227B4F"/>
    <w:rsid w:val="002362E2"/>
    <w:rsid w:val="002378ED"/>
    <w:rsid w:val="002401D6"/>
    <w:rsid w:val="00241B7B"/>
    <w:rsid w:val="002439B9"/>
    <w:rsid w:val="0024521D"/>
    <w:rsid w:val="00245452"/>
    <w:rsid w:val="00245C5D"/>
    <w:rsid w:val="00246501"/>
    <w:rsid w:val="00250605"/>
    <w:rsid w:val="00253303"/>
    <w:rsid w:val="002549B4"/>
    <w:rsid w:val="00261C71"/>
    <w:rsid w:val="002700AB"/>
    <w:rsid w:val="00274D45"/>
    <w:rsid w:val="00291D9F"/>
    <w:rsid w:val="00296AB2"/>
    <w:rsid w:val="002A09E6"/>
    <w:rsid w:val="002A114C"/>
    <w:rsid w:val="002A5F42"/>
    <w:rsid w:val="002B5666"/>
    <w:rsid w:val="002C52FA"/>
    <w:rsid w:val="002C7DD0"/>
    <w:rsid w:val="002D336C"/>
    <w:rsid w:val="002D7D3A"/>
    <w:rsid w:val="002E7122"/>
    <w:rsid w:val="002F1617"/>
    <w:rsid w:val="002F3F1F"/>
    <w:rsid w:val="002F44D0"/>
    <w:rsid w:val="002F564F"/>
    <w:rsid w:val="002F610E"/>
    <w:rsid w:val="002F6DA9"/>
    <w:rsid w:val="002F7484"/>
    <w:rsid w:val="00301149"/>
    <w:rsid w:val="00302D70"/>
    <w:rsid w:val="003053C0"/>
    <w:rsid w:val="003072BE"/>
    <w:rsid w:val="00310E58"/>
    <w:rsid w:val="0031602C"/>
    <w:rsid w:val="00316858"/>
    <w:rsid w:val="00324BA4"/>
    <w:rsid w:val="00333426"/>
    <w:rsid w:val="00334E95"/>
    <w:rsid w:val="00335319"/>
    <w:rsid w:val="00343E38"/>
    <w:rsid w:val="0034633A"/>
    <w:rsid w:val="00350CC8"/>
    <w:rsid w:val="0036059C"/>
    <w:rsid w:val="00366653"/>
    <w:rsid w:val="0037112E"/>
    <w:rsid w:val="003728C8"/>
    <w:rsid w:val="0037579D"/>
    <w:rsid w:val="00383581"/>
    <w:rsid w:val="003965D1"/>
    <w:rsid w:val="00397E24"/>
    <w:rsid w:val="003C1195"/>
    <w:rsid w:val="003C4215"/>
    <w:rsid w:val="003D3FD1"/>
    <w:rsid w:val="003E1B37"/>
    <w:rsid w:val="003E610A"/>
    <w:rsid w:val="003E76E1"/>
    <w:rsid w:val="003F6B56"/>
    <w:rsid w:val="0040412E"/>
    <w:rsid w:val="004259BB"/>
    <w:rsid w:val="00426228"/>
    <w:rsid w:val="00432A18"/>
    <w:rsid w:val="00436F4F"/>
    <w:rsid w:val="004513AF"/>
    <w:rsid w:val="00452C8C"/>
    <w:rsid w:val="00457EED"/>
    <w:rsid w:val="004677DC"/>
    <w:rsid w:val="00467B42"/>
    <w:rsid w:val="00470CF8"/>
    <w:rsid w:val="00472C04"/>
    <w:rsid w:val="004767C2"/>
    <w:rsid w:val="0048083C"/>
    <w:rsid w:val="00487549"/>
    <w:rsid w:val="004A2D98"/>
    <w:rsid w:val="004A4482"/>
    <w:rsid w:val="004A4E09"/>
    <w:rsid w:val="004A6FE6"/>
    <w:rsid w:val="004A7ABC"/>
    <w:rsid w:val="004B470A"/>
    <w:rsid w:val="004B4C7F"/>
    <w:rsid w:val="004C61BF"/>
    <w:rsid w:val="004D277C"/>
    <w:rsid w:val="004D596E"/>
    <w:rsid w:val="004F1DB8"/>
    <w:rsid w:val="005010D4"/>
    <w:rsid w:val="00510BBB"/>
    <w:rsid w:val="00517AB9"/>
    <w:rsid w:val="00522FF6"/>
    <w:rsid w:val="00530DD7"/>
    <w:rsid w:val="00531470"/>
    <w:rsid w:val="00540E54"/>
    <w:rsid w:val="00540EBD"/>
    <w:rsid w:val="00545E6C"/>
    <w:rsid w:val="00556889"/>
    <w:rsid w:val="00557B66"/>
    <w:rsid w:val="00560163"/>
    <w:rsid w:val="00571056"/>
    <w:rsid w:val="00574E47"/>
    <w:rsid w:val="00586534"/>
    <w:rsid w:val="005912D3"/>
    <w:rsid w:val="0059487E"/>
    <w:rsid w:val="005973FF"/>
    <w:rsid w:val="005A15FC"/>
    <w:rsid w:val="005A438E"/>
    <w:rsid w:val="005B531D"/>
    <w:rsid w:val="005B5E82"/>
    <w:rsid w:val="005C1DD2"/>
    <w:rsid w:val="005F2F80"/>
    <w:rsid w:val="005F79EA"/>
    <w:rsid w:val="00611018"/>
    <w:rsid w:val="006243F6"/>
    <w:rsid w:val="00631309"/>
    <w:rsid w:val="006407A9"/>
    <w:rsid w:val="00644798"/>
    <w:rsid w:val="00644856"/>
    <w:rsid w:val="00647FB9"/>
    <w:rsid w:val="00650817"/>
    <w:rsid w:val="00670376"/>
    <w:rsid w:val="006732FD"/>
    <w:rsid w:val="00673D2A"/>
    <w:rsid w:val="00673EE1"/>
    <w:rsid w:val="00676C6E"/>
    <w:rsid w:val="00677123"/>
    <w:rsid w:val="00681E35"/>
    <w:rsid w:val="006844AD"/>
    <w:rsid w:val="00684FD2"/>
    <w:rsid w:val="00693D7C"/>
    <w:rsid w:val="00695A59"/>
    <w:rsid w:val="006A17D0"/>
    <w:rsid w:val="006A4C94"/>
    <w:rsid w:val="006A54F6"/>
    <w:rsid w:val="006B38FA"/>
    <w:rsid w:val="006B438B"/>
    <w:rsid w:val="006C1F3D"/>
    <w:rsid w:val="006C3602"/>
    <w:rsid w:val="006C3768"/>
    <w:rsid w:val="006C3C59"/>
    <w:rsid w:val="006C69F3"/>
    <w:rsid w:val="006D7BF8"/>
    <w:rsid w:val="006E681B"/>
    <w:rsid w:val="006F31D5"/>
    <w:rsid w:val="00706EAD"/>
    <w:rsid w:val="00713CEE"/>
    <w:rsid w:val="00727845"/>
    <w:rsid w:val="00753AC6"/>
    <w:rsid w:val="0075658A"/>
    <w:rsid w:val="00764AE5"/>
    <w:rsid w:val="00764BF7"/>
    <w:rsid w:val="00767A79"/>
    <w:rsid w:val="0077026B"/>
    <w:rsid w:val="00771996"/>
    <w:rsid w:val="007733E9"/>
    <w:rsid w:val="00773711"/>
    <w:rsid w:val="00774114"/>
    <w:rsid w:val="0078415A"/>
    <w:rsid w:val="007B2735"/>
    <w:rsid w:val="007B54DA"/>
    <w:rsid w:val="007B60DB"/>
    <w:rsid w:val="007B6CEA"/>
    <w:rsid w:val="007C4930"/>
    <w:rsid w:val="007E7209"/>
    <w:rsid w:val="007F2ED4"/>
    <w:rsid w:val="007F3614"/>
    <w:rsid w:val="007F73F0"/>
    <w:rsid w:val="00800876"/>
    <w:rsid w:val="00801BB9"/>
    <w:rsid w:val="0080313B"/>
    <w:rsid w:val="00813BA5"/>
    <w:rsid w:val="008358ED"/>
    <w:rsid w:val="00843FF2"/>
    <w:rsid w:val="00846695"/>
    <w:rsid w:val="008564D7"/>
    <w:rsid w:val="008606E1"/>
    <w:rsid w:val="00883203"/>
    <w:rsid w:val="0088691D"/>
    <w:rsid w:val="008935AE"/>
    <w:rsid w:val="0089604B"/>
    <w:rsid w:val="008A555A"/>
    <w:rsid w:val="008A5A6E"/>
    <w:rsid w:val="008B0EFD"/>
    <w:rsid w:val="008B5444"/>
    <w:rsid w:val="008B6C49"/>
    <w:rsid w:val="008B7B1E"/>
    <w:rsid w:val="008C330C"/>
    <w:rsid w:val="008C6197"/>
    <w:rsid w:val="008C707F"/>
    <w:rsid w:val="008D6CEC"/>
    <w:rsid w:val="008E66D4"/>
    <w:rsid w:val="008F0257"/>
    <w:rsid w:val="0091543D"/>
    <w:rsid w:val="009227B5"/>
    <w:rsid w:val="00922F45"/>
    <w:rsid w:val="00940FB3"/>
    <w:rsid w:val="00941EC6"/>
    <w:rsid w:val="009511D3"/>
    <w:rsid w:val="0096546A"/>
    <w:rsid w:val="009656BF"/>
    <w:rsid w:val="0096755E"/>
    <w:rsid w:val="00971C54"/>
    <w:rsid w:val="009819F7"/>
    <w:rsid w:val="0098274C"/>
    <w:rsid w:val="009836BE"/>
    <w:rsid w:val="0099184E"/>
    <w:rsid w:val="00993D73"/>
    <w:rsid w:val="00996364"/>
    <w:rsid w:val="009A143A"/>
    <w:rsid w:val="009B116A"/>
    <w:rsid w:val="009B31F9"/>
    <w:rsid w:val="009C0827"/>
    <w:rsid w:val="009D4346"/>
    <w:rsid w:val="009E2A95"/>
    <w:rsid w:val="009F0352"/>
    <w:rsid w:val="009F4EE2"/>
    <w:rsid w:val="009F72BC"/>
    <w:rsid w:val="00A005A1"/>
    <w:rsid w:val="00A01B01"/>
    <w:rsid w:val="00A02A29"/>
    <w:rsid w:val="00A03553"/>
    <w:rsid w:val="00A0474A"/>
    <w:rsid w:val="00A1097A"/>
    <w:rsid w:val="00A11F96"/>
    <w:rsid w:val="00A35EFD"/>
    <w:rsid w:val="00A40E7E"/>
    <w:rsid w:val="00A42507"/>
    <w:rsid w:val="00A475A2"/>
    <w:rsid w:val="00A515A2"/>
    <w:rsid w:val="00A53901"/>
    <w:rsid w:val="00A555AA"/>
    <w:rsid w:val="00A642ED"/>
    <w:rsid w:val="00A67832"/>
    <w:rsid w:val="00A70C7E"/>
    <w:rsid w:val="00A80489"/>
    <w:rsid w:val="00A8248C"/>
    <w:rsid w:val="00A9031B"/>
    <w:rsid w:val="00AA31AE"/>
    <w:rsid w:val="00AB57A1"/>
    <w:rsid w:val="00AB5A7C"/>
    <w:rsid w:val="00AC1237"/>
    <w:rsid w:val="00AD0051"/>
    <w:rsid w:val="00AD1E65"/>
    <w:rsid w:val="00AD40F3"/>
    <w:rsid w:val="00AD7A83"/>
    <w:rsid w:val="00AE245C"/>
    <w:rsid w:val="00AE4C02"/>
    <w:rsid w:val="00AF3AF4"/>
    <w:rsid w:val="00B01333"/>
    <w:rsid w:val="00B01877"/>
    <w:rsid w:val="00B14785"/>
    <w:rsid w:val="00B222CE"/>
    <w:rsid w:val="00B22B04"/>
    <w:rsid w:val="00B24E56"/>
    <w:rsid w:val="00B30E4C"/>
    <w:rsid w:val="00B41BE7"/>
    <w:rsid w:val="00B4723D"/>
    <w:rsid w:val="00B55C28"/>
    <w:rsid w:val="00B62698"/>
    <w:rsid w:val="00B72C76"/>
    <w:rsid w:val="00B8115F"/>
    <w:rsid w:val="00B83F7C"/>
    <w:rsid w:val="00B945F2"/>
    <w:rsid w:val="00BA3532"/>
    <w:rsid w:val="00BC0623"/>
    <w:rsid w:val="00BC6ED9"/>
    <w:rsid w:val="00BD2E5E"/>
    <w:rsid w:val="00BE0F24"/>
    <w:rsid w:val="00BE4282"/>
    <w:rsid w:val="00BE69B7"/>
    <w:rsid w:val="00BF13EC"/>
    <w:rsid w:val="00BF180D"/>
    <w:rsid w:val="00BF4407"/>
    <w:rsid w:val="00BF5A67"/>
    <w:rsid w:val="00BF621D"/>
    <w:rsid w:val="00BF7D0A"/>
    <w:rsid w:val="00C1590A"/>
    <w:rsid w:val="00C16B7B"/>
    <w:rsid w:val="00C30C80"/>
    <w:rsid w:val="00C31D18"/>
    <w:rsid w:val="00C4067A"/>
    <w:rsid w:val="00C45418"/>
    <w:rsid w:val="00C46288"/>
    <w:rsid w:val="00C52C7F"/>
    <w:rsid w:val="00C558A1"/>
    <w:rsid w:val="00C618AB"/>
    <w:rsid w:val="00C6308B"/>
    <w:rsid w:val="00C6633D"/>
    <w:rsid w:val="00C84779"/>
    <w:rsid w:val="00C86CB2"/>
    <w:rsid w:val="00CA027E"/>
    <w:rsid w:val="00CA0A21"/>
    <w:rsid w:val="00CA7FAC"/>
    <w:rsid w:val="00CB741E"/>
    <w:rsid w:val="00CC1ADC"/>
    <w:rsid w:val="00CC6A40"/>
    <w:rsid w:val="00CD12D1"/>
    <w:rsid w:val="00CD4F17"/>
    <w:rsid w:val="00CD5160"/>
    <w:rsid w:val="00CD5792"/>
    <w:rsid w:val="00CD5FB9"/>
    <w:rsid w:val="00CE0ECC"/>
    <w:rsid w:val="00CE21B0"/>
    <w:rsid w:val="00CE6271"/>
    <w:rsid w:val="00CF2CE0"/>
    <w:rsid w:val="00D01CBF"/>
    <w:rsid w:val="00D01F06"/>
    <w:rsid w:val="00D040C1"/>
    <w:rsid w:val="00D130C7"/>
    <w:rsid w:val="00D207C6"/>
    <w:rsid w:val="00D228C2"/>
    <w:rsid w:val="00D25E6E"/>
    <w:rsid w:val="00D34962"/>
    <w:rsid w:val="00D4539F"/>
    <w:rsid w:val="00D469BA"/>
    <w:rsid w:val="00D64581"/>
    <w:rsid w:val="00D67FCD"/>
    <w:rsid w:val="00D72785"/>
    <w:rsid w:val="00D7509F"/>
    <w:rsid w:val="00D80CAA"/>
    <w:rsid w:val="00D83C85"/>
    <w:rsid w:val="00DA2E7E"/>
    <w:rsid w:val="00DA4189"/>
    <w:rsid w:val="00DA4685"/>
    <w:rsid w:val="00DB25BA"/>
    <w:rsid w:val="00DB4830"/>
    <w:rsid w:val="00DB788C"/>
    <w:rsid w:val="00DD68C0"/>
    <w:rsid w:val="00DF06B5"/>
    <w:rsid w:val="00DF18E4"/>
    <w:rsid w:val="00DF63B6"/>
    <w:rsid w:val="00E02011"/>
    <w:rsid w:val="00E02AE9"/>
    <w:rsid w:val="00E073F3"/>
    <w:rsid w:val="00E076BC"/>
    <w:rsid w:val="00E078E7"/>
    <w:rsid w:val="00E11EE8"/>
    <w:rsid w:val="00E126B4"/>
    <w:rsid w:val="00E3631F"/>
    <w:rsid w:val="00E36A27"/>
    <w:rsid w:val="00E37389"/>
    <w:rsid w:val="00E42776"/>
    <w:rsid w:val="00E43D1D"/>
    <w:rsid w:val="00E52741"/>
    <w:rsid w:val="00E60551"/>
    <w:rsid w:val="00E77B02"/>
    <w:rsid w:val="00E85184"/>
    <w:rsid w:val="00E91B45"/>
    <w:rsid w:val="00EA4727"/>
    <w:rsid w:val="00EA645A"/>
    <w:rsid w:val="00EA7677"/>
    <w:rsid w:val="00EB516C"/>
    <w:rsid w:val="00EC30FD"/>
    <w:rsid w:val="00ED2408"/>
    <w:rsid w:val="00EE6B28"/>
    <w:rsid w:val="00EF3D9C"/>
    <w:rsid w:val="00EF5F7F"/>
    <w:rsid w:val="00EF6583"/>
    <w:rsid w:val="00F00372"/>
    <w:rsid w:val="00F01AD3"/>
    <w:rsid w:val="00F15DF4"/>
    <w:rsid w:val="00F209D5"/>
    <w:rsid w:val="00F37002"/>
    <w:rsid w:val="00F406A5"/>
    <w:rsid w:val="00F44D22"/>
    <w:rsid w:val="00F52125"/>
    <w:rsid w:val="00F8139B"/>
    <w:rsid w:val="00F84539"/>
    <w:rsid w:val="00F9184D"/>
    <w:rsid w:val="00FA060D"/>
    <w:rsid w:val="00FA7404"/>
    <w:rsid w:val="00FB024E"/>
    <w:rsid w:val="00FB16F8"/>
    <w:rsid w:val="00FB1E84"/>
    <w:rsid w:val="00FB62BC"/>
    <w:rsid w:val="00FD408C"/>
    <w:rsid w:val="00FD4BBB"/>
    <w:rsid w:val="00FD6F47"/>
    <w:rsid w:val="00FE1B54"/>
    <w:rsid w:val="00FF29E2"/>
    <w:rsid w:val="00FF4C5B"/>
    <w:rsid w:val="00FF77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B0B1"/>
  <w15:docId w15:val="{4BA65481-CDEE-4063-B8F7-5628C610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12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E078E7"/>
    <w:pPr>
      <w:spacing w:before="100" w:beforeAutospacing="1" w:after="100" w:afterAutospacing="1" w:line="240" w:lineRule="auto"/>
    </w:pPr>
    <w:rPr>
      <w:rFonts w:ascii="Calibri" w:eastAsiaTheme="minorHAnsi" w:hAnsi="Calibri" w:cs="Calibri"/>
      <w:lang w:val="en-GB"/>
    </w:rPr>
  </w:style>
  <w:style w:type="character" w:styleId="Strong">
    <w:name w:val="Strong"/>
    <w:basedOn w:val="DefaultParagraphFont"/>
    <w:uiPriority w:val="22"/>
    <w:qFormat/>
    <w:rsid w:val="00E078E7"/>
    <w:rPr>
      <w:b/>
      <w:bCs/>
    </w:rPr>
  </w:style>
  <w:style w:type="paragraph" w:styleId="ListParagraph">
    <w:name w:val="List Paragraph"/>
    <w:basedOn w:val="Normal"/>
    <w:uiPriority w:val="34"/>
    <w:qFormat/>
    <w:rsid w:val="00677123"/>
    <w:pPr>
      <w:ind w:left="720"/>
      <w:contextualSpacing/>
    </w:pPr>
  </w:style>
  <w:style w:type="table" w:styleId="TableGrid">
    <w:name w:val="Table Grid"/>
    <w:basedOn w:val="TableNormal"/>
    <w:uiPriority w:val="59"/>
    <w:rsid w:val="00BF180D"/>
    <w:pPr>
      <w:spacing w:line="240" w:lineRule="auto"/>
    </w:pPr>
    <w:rPr>
      <w:rFonts w:asciiTheme="minorHAnsi" w:eastAsia="SimSun" w:hAnsiTheme="minorHAnsi" w:cstheme="minorBidi"/>
      <w:lang w:val="el-G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741E"/>
    <w:pPr>
      <w:spacing w:line="240" w:lineRule="auto"/>
    </w:pPr>
  </w:style>
  <w:style w:type="character" w:styleId="CommentReference">
    <w:name w:val="annotation reference"/>
    <w:basedOn w:val="DefaultParagraphFont"/>
    <w:uiPriority w:val="99"/>
    <w:semiHidden/>
    <w:unhideWhenUsed/>
    <w:rsid w:val="0059487E"/>
    <w:rPr>
      <w:sz w:val="16"/>
      <w:szCs w:val="16"/>
    </w:rPr>
  </w:style>
  <w:style w:type="paragraph" w:styleId="CommentText">
    <w:name w:val="annotation text"/>
    <w:basedOn w:val="Normal"/>
    <w:link w:val="CommentTextChar"/>
    <w:uiPriority w:val="99"/>
    <w:unhideWhenUsed/>
    <w:rsid w:val="0059487E"/>
    <w:pPr>
      <w:spacing w:line="240" w:lineRule="auto"/>
    </w:pPr>
    <w:rPr>
      <w:sz w:val="20"/>
      <w:szCs w:val="20"/>
    </w:rPr>
  </w:style>
  <w:style w:type="character" w:customStyle="1" w:styleId="CommentTextChar">
    <w:name w:val="Comment Text Char"/>
    <w:basedOn w:val="DefaultParagraphFont"/>
    <w:link w:val="CommentText"/>
    <w:uiPriority w:val="99"/>
    <w:rsid w:val="0059487E"/>
    <w:rPr>
      <w:sz w:val="20"/>
      <w:szCs w:val="20"/>
    </w:rPr>
  </w:style>
  <w:style w:type="paragraph" w:styleId="CommentSubject">
    <w:name w:val="annotation subject"/>
    <w:basedOn w:val="CommentText"/>
    <w:next w:val="CommentText"/>
    <w:link w:val="CommentSubjectChar"/>
    <w:uiPriority w:val="99"/>
    <w:semiHidden/>
    <w:unhideWhenUsed/>
    <w:rsid w:val="0059487E"/>
    <w:rPr>
      <w:b/>
      <w:bCs/>
    </w:rPr>
  </w:style>
  <w:style w:type="character" w:customStyle="1" w:styleId="CommentSubjectChar">
    <w:name w:val="Comment Subject Char"/>
    <w:basedOn w:val="CommentTextChar"/>
    <w:link w:val="CommentSubject"/>
    <w:uiPriority w:val="99"/>
    <w:semiHidden/>
    <w:rsid w:val="005948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D8B2E-947D-4A4E-83DA-599493B17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3901</Words>
  <Characters>22241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laengs1357</dc:creator>
  <cp:keywords/>
  <dc:description/>
  <cp:lastModifiedBy>Brian Sheil</cp:lastModifiedBy>
  <cp:revision>23</cp:revision>
  <dcterms:created xsi:type="dcterms:W3CDTF">2022-12-20T05:48:00Z</dcterms:created>
  <dcterms:modified xsi:type="dcterms:W3CDTF">2022-12-21T10:19:00Z</dcterms:modified>
</cp:coreProperties>
</file>