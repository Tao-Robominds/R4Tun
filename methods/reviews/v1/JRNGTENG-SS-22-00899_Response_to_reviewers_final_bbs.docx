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CA5DB" w14:textId="2FC72761" w:rsidR="00E570D5" w:rsidRPr="00B25E95" w:rsidRDefault="005C2087" w:rsidP="00036DEC">
      <w:pPr>
        <w:shd w:val="clear" w:color="auto" w:fill="FFFFFF"/>
        <w:rPr>
          <w:rFonts w:cs="Arial"/>
          <w:b/>
          <w:lang w:eastAsia="en-US"/>
        </w:rPr>
      </w:pPr>
      <w:r w:rsidRPr="00B25E95">
        <w:rPr>
          <w:rFonts w:cs="Arial"/>
          <w:b/>
          <w:lang w:eastAsia="en-US"/>
        </w:rPr>
        <w:t xml:space="preserve">Title: </w:t>
      </w:r>
      <w:r w:rsidR="00E570D5" w:rsidRPr="00B25E95">
        <w:rPr>
          <w:rFonts w:cs="Arial"/>
          <w:bCs/>
          <w:lang w:eastAsia="en-US"/>
        </w:rPr>
        <w:t>Bayesian optimisation for CPT-based prediction of impact pile driveability</w:t>
      </w:r>
    </w:p>
    <w:p w14:paraId="4600E1F8" w14:textId="13DF85B8" w:rsidR="00AA53F0" w:rsidRPr="00B25E95" w:rsidRDefault="005C2087" w:rsidP="00036DEC">
      <w:pPr>
        <w:shd w:val="clear" w:color="auto" w:fill="FFFFFF"/>
        <w:rPr>
          <w:rFonts w:cs="Arial"/>
          <w:bCs/>
          <w:lang w:eastAsia="en-US"/>
        </w:rPr>
      </w:pPr>
      <w:r w:rsidRPr="00B25E95">
        <w:rPr>
          <w:rFonts w:cs="Arial"/>
          <w:b/>
          <w:lang w:eastAsia="en-US"/>
        </w:rPr>
        <w:t xml:space="preserve">Article number: </w:t>
      </w:r>
      <w:r w:rsidR="00F80251" w:rsidRPr="00B25E95">
        <w:rPr>
          <w:rFonts w:cs="Arial"/>
          <w:bCs/>
          <w:lang w:eastAsia="en-US"/>
        </w:rPr>
        <w:t>JRNGTENG-SS-22-00899</w:t>
      </w:r>
    </w:p>
    <w:p w14:paraId="1A4ED0CF" w14:textId="77777777" w:rsidR="00313247" w:rsidRPr="00A500D7" w:rsidRDefault="00313247" w:rsidP="00036DEC">
      <w:pPr>
        <w:shd w:val="clear" w:color="auto" w:fill="FFFFFF"/>
        <w:rPr>
          <w:rFonts w:cs="Arial"/>
          <w:bCs/>
          <w:color w:val="FF0000"/>
          <w:lang w:eastAsia="en-US"/>
        </w:rPr>
      </w:pPr>
    </w:p>
    <w:p w14:paraId="03226B7A" w14:textId="0491DBA7" w:rsidR="00313247" w:rsidRPr="00B25E95" w:rsidRDefault="00313247" w:rsidP="00036DEC">
      <w:pPr>
        <w:shd w:val="clear" w:color="auto" w:fill="FFFFFF"/>
        <w:rPr>
          <w:rFonts w:cs="Arial"/>
        </w:rPr>
      </w:pPr>
      <w:r w:rsidRPr="00B25E95">
        <w:rPr>
          <w:rFonts w:cs="Arial"/>
        </w:rPr>
        <w:t xml:space="preserve">We are grateful to the AE and reviewers for their time in reviewing the manuscript and for their useful and insightful feedback. We have responded to the </w:t>
      </w:r>
      <w:r w:rsidR="001A4E91" w:rsidRPr="00B25E95">
        <w:rPr>
          <w:rFonts w:cs="Arial"/>
        </w:rPr>
        <w:t xml:space="preserve">queries individually below and modified the manuscript as appropriate. The changes to the manuscript are highlighted in yellow. </w:t>
      </w:r>
    </w:p>
    <w:p w14:paraId="153073F7" w14:textId="77777777" w:rsidR="00312029" w:rsidRPr="00A500D7" w:rsidRDefault="00312029" w:rsidP="00036DEC">
      <w:pPr>
        <w:shd w:val="clear" w:color="auto" w:fill="FFFFFF"/>
        <w:rPr>
          <w:rFonts w:cs="Arial"/>
          <w:bCs/>
          <w:color w:val="FF0000"/>
          <w:lang w:eastAsia="en-US"/>
        </w:rPr>
      </w:pPr>
    </w:p>
    <w:p w14:paraId="1EEE03C2" w14:textId="3C62C0E8" w:rsidR="00312029" w:rsidRPr="00B4363E" w:rsidRDefault="0018636C" w:rsidP="00312029">
      <w:pPr>
        <w:pStyle w:val="Heading1"/>
        <w:rPr>
          <w:rFonts w:cs="Arial"/>
          <w:sz w:val="22"/>
          <w:szCs w:val="22"/>
          <w:lang w:eastAsia="en-US"/>
        </w:rPr>
      </w:pPr>
      <w:r w:rsidRPr="00B4363E">
        <w:rPr>
          <w:rFonts w:cs="Arial"/>
          <w:sz w:val="22"/>
          <w:szCs w:val="22"/>
          <w:lang w:eastAsia="en-US"/>
        </w:rPr>
        <w:t>Associate Editor</w:t>
      </w:r>
    </w:p>
    <w:p w14:paraId="44F9253A" w14:textId="1018A1E1" w:rsidR="000D6B55" w:rsidRPr="00B0494D" w:rsidRDefault="0018636C" w:rsidP="00036DEC">
      <w:pPr>
        <w:shd w:val="clear" w:color="auto" w:fill="FFFFFF"/>
        <w:rPr>
          <w:rFonts w:cs="Arial"/>
        </w:rPr>
      </w:pPr>
      <w:r w:rsidRPr="00A500D7">
        <w:rPr>
          <w:rFonts w:eastAsia="Times New Roman" w:cs="Arial"/>
          <w:color w:val="FF0000"/>
        </w:rPr>
        <w:br/>
      </w:r>
      <w:r w:rsidRPr="00B0494D">
        <w:rPr>
          <w:rFonts w:cs="Arial"/>
        </w:rPr>
        <w:t>The paper investigates mainly the use of Bayesian optimization of the coefficients in</w:t>
      </w:r>
      <w:r w:rsidR="000D6B55" w:rsidRPr="00B0494D">
        <w:rPr>
          <w:rFonts w:cs="Arial"/>
        </w:rPr>
        <w:t xml:space="preserve"> </w:t>
      </w:r>
      <w:r w:rsidRPr="00B0494D">
        <w:rPr>
          <w:rFonts w:cs="Arial"/>
        </w:rPr>
        <w:t>the Lehane et. al. 2020 unified design equations to improve pile driveability predictions, particularly for piles with low slenderness ratios, as is the case for monopiles.</w:t>
      </w:r>
      <w:r w:rsidR="00DC546C" w:rsidRPr="00B0494D">
        <w:rPr>
          <w:rFonts w:cs="Arial"/>
        </w:rPr>
        <w:t xml:space="preserve"> </w:t>
      </w:r>
      <w:r w:rsidRPr="00B0494D">
        <w:rPr>
          <w:rFonts w:cs="Arial"/>
        </w:rPr>
        <w:t>There are some questions regarding the selection made of a single COV value, and the selection of deterministic values for quake and damping (these depend on soil type, and this assumption needs to be further considered given that the authors acknowledge their significant impact on predictions). It would also be important to discuss why the predictions with the coefficients proposed by Lehane et. al. 2020 are close to the measured data (is the method predicting end of driving resistances and not at some time later? or is this related to other factors?). It would be good to expand the role of pile diameter on various aspects of the formulations (e.g., on the degradation term) and where else would it make sense to have it appearing, with a clear connection to physical phenomena. Why use qt' and not qc since the soils are sandy soils? Finally, I suggest that all the input data from the case studies that were used in the paper be available for others trying to use IMPACT to reproduce the results presented in this paper.</w:t>
      </w:r>
    </w:p>
    <w:p w14:paraId="35670583" w14:textId="77777777" w:rsidR="003A53B7" w:rsidRPr="00B0494D" w:rsidRDefault="003A53B7" w:rsidP="00036DEC">
      <w:pPr>
        <w:shd w:val="clear" w:color="auto" w:fill="FFFFFF"/>
        <w:rPr>
          <w:rFonts w:cs="Arial"/>
        </w:rPr>
      </w:pPr>
    </w:p>
    <w:p w14:paraId="3FBD8D6C" w14:textId="49E9F789" w:rsidR="003A53B7" w:rsidRDefault="003A53B7" w:rsidP="003A53B7">
      <w:pPr>
        <w:pStyle w:val="Default"/>
        <w:rPr>
          <w:rFonts w:ascii="Arial" w:eastAsia="Times New Roman" w:hAnsi="Arial" w:cs="Arial"/>
          <w:b/>
          <w:bCs/>
          <w:color w:val="auto"/>
          <w:sz w:val="22"/>
          <w:szCs w:val="22"/>
        </w:rPr>
      </w:pPr>
      <w:r w:rsidRPr="00B0494D">
        <w:rPr>
          <w:rFonts w:ascii="Arial" w:eastAsia="Times New Roman" w:hAnsi="Arial" w:cs="Arial"/>
          <w:b/>
          <w:bCs/>
          <w:color w:val="auto"/>
          <w:sz w:val="22"/>
          <w:szCs w:val="22"/>
        </w:rPr>
        <w:t>Response:</w:t>
      </w:r>
      <w:r w:rsidR="00A50E7E" w:rsidRPr="00B0494D">
        <w:rPr>
          <w:rFonts w:ascii="Arial" w:eastAsia="Times New Roman" w:hAnsi="Arial" w:cs="Arial"/>
          <w:b/>
          <w:bCs/>
          <w:color w:val="auto"/>
          <w:sz w:val="22"/>
          <w:szCs w:val="22"/>
        </w:rPr>
        <w:t xml:space="preserve"> </w:t>
      </w:r>
      <w:r w:rsidR="00B0494D" w:rsidRPr="00B0494D">
        <w:rPr>
          <w:rFonts w:ascii="Arial" w:eastAsia="Times New Roman" w:hAnsi="Arial" w:cs="Arial"/>
          <w:color w:val="auto"/>
          <w:sz w:val="22"/>
          <w:szCs w:val="22"/>
        </w:rPr>
        <w:t>Thank you, we have clarified some of these points in the response to the reviewers. We have added responses on your additional queries below.</w:t>
      </w:r>
    </w:p>
    <w:p w14:paraId="79DA85C5" w14:textId="3B0D3B18" w:rsidR="00B0494D" w:rsidRDefault="00FA50BB" w:rsidP="00B0494D">
      <w:pPr>
        <w:pStyle w:val="Default"/>
        <w:numPr>
          <w:ilvl w:val="0"/>
          <w:numId w:val="22"/>
        </w:numPr>
        <w:rPr>
          <w:rFonts w:ascii="Arial" w:hAnsi="Arial" w:cs="Arial"/>
          <w:color w:val="auto"/>
          <w:sz w:val="22"/>
          <w:szCs w:val="22"/>
        </w:rPr>
      </w:pPr>
      <w:commentRangeStart w:id="0"/>
      <w:r>
        <w:rPr>
          <w:rFonts w:ascii="Arial" w:hAnsi="Arial" w:cs="Arial"/>
          <w:color w:val="auto"/>
          <w:sz w:val="22"/>
          <w:szCs w:val="22"/>
        </w:rPr>
        <w:t xml:space="preserve">The </w:t>
      </w:r>
      <w:hyperlink w:anchor="_ENREF_6" w:tooltip="Lehane, 2020 #1589" w:history="1">
        <w:r w:rsidR="00817CF8" w:rsidRPr="00D44089">
          <w:rPr>
            <w:rStyle w:val="Hyperlink"/>
            <w:rFonts w:ascii="Arial" w:hAnsi="Arial" w:cs="Arial"/>
            <w:sz w:val="22"/>
            <w:szCs w:val="22"/>
          </w:rPr>
          <w:fldChar w:fldCharType="begin"/>
        </w:r>
        <w:r w:rsidR="00817CF8" w:rsidRPr="00D44089">
          <w:rPr>
            <w:rStyle w:val="Hyperlink"/>
            <w:rFonts w:ascii="Arial" w:hAnsi="Arial" w:cs="Arial"/>
            <w:sz w:val="22"/>
            <w:szCs w:val="22"/>
          </w:rPr>
          <w:instrText xml:space="preserve"> ADDIN EN.CITE &lt;EndNote&gt;&lt;Cite AuthorYear="1"&gt;&lt;Author&gt;Lehane&lt;/Author&gt;&lt;Year&gt;2020&lt;/Year&gt;&lt;RecNum&gt;1589&lt;/RecNum&gt;&lt;DisplayText&gt;Lehane et al. (2020)&lt;/DisplayText&gt;&lt;record&gt;&lt;rec-number&gt;1589&lt;/rec-number&gt;&lt;foreign-keys&gt;&lt;key app="EN" db-id="pwzpt5dx6vpvdlefw085rsp0av2z2rfts9t2" timestamp="1622041098"&gt;1589&lt;/key&gt;&lt;/foreign-keys&gt;&lt;ref-type name="Conference Proceedings"&gt;10&lt;/ref-type&gt;&lt;contributors&gt;&lt;authors&gt;&lt;author&gt;Lehane, Barry&lt;/author&gt;&lt;author&gt;Liu, Zhongqiang&lt;/author&gt;&lt;author&gt;Bittar, Eduardo&lt;/author&gt;&lt;author&gt;Nadim, Farrokh&lt;/author&gt;&lt;author&gt;Lacasse, Suzanne&lt;/author&gt;&lt;author&gt;Jardine, RJ&lt;/author&gt;&lt;author&gt;Carotenuto, Pasquale&lt;/author&gt;&lt;author&gt;Jeanjean, P&lt;/author&gt;&lt;author&gt;Rattley, M&lt;/author&gt;&lt;author&gt;Gavin, K&lt;/author&gt;&lt;/authors&gt;&lt;/contributors&gt;&lt;titles&gt;&lt;title&gt;A new &amp;apos;unified&amp;apos; CPT-based axial pile capacity design method for driven piles in sand&lt;/title&gt;&lt;secondary-title&gt;4th International Symposium on Frontiers in Offshore Geotechnics&lt;/secondary-title&gt;&lt;/titles&gt;&lt;pages&gt;463-477&lt;/pages&gt;&lt;dates&gt;&lt;year&gt;2020&lt;/year&gt;&lt;/dates&gt;&lt;publisher&gt;American Society of Civil Engineers&lt;/publisher&gt;&lt;urls&gt;&lt;/urls&gt;&lt;/record&gt;&lt;/Cite&gt;&lt;/EndNote&gt;</w:instrText>
        </w:r>
        <w:r w:rsidR="00817CF8" w:rsidRPr="00D44089">
          <w:rPr>
            <w:rStyle w:val="Hyperlink"/>
            <w:rFonts w:ascii="Arial" w:hAnsi="Arial" w:cs="Arial"/>
            <w:sz w:val="22"/>
            <w:szCs w:val="22"/>
          </w:rPr>
          <w:fldChar w:fldCharType="separate"/>
        </w:r>
        <w:r w:rsidR="00817CF8" w:rsidRPr="00D44089">
          <w:rPr>
            <w:rStyle w:val="Hyperlink"/>
            <w:rFonts w:ascii="Arial" w:hAnsi="Arial" w:cs="Arial"/>
            <w:noProof/>
            <w:sz w:val="22"/>
            <w:szCs w:val="22"/>
          </w:rPr>
          <w:t>Lehane et al. (2020)</w:t>
        </w:r>
        <w:r w:rsidR="00817CF8" w:rsidRPr="00D44089">
          <w:rPr>
            <w:rStyle w:val="Hyperlink"/>
            <w:rFonts w:ascii="Arial" w:hAnsi="Arial" w:cs="Arial"/>
            <w:sz w:val="22"/>
            <w:szCs w:val="22"/>
          </w:rPr>
          <w:fldChar w:fldCharType="end"/>
        </w:r>
      </w:hyperlink>
      <w:r w:rsidR="00817CF8">
        <w:rPr>
          <w:rFonts w:ascii="Arial" w:hAnsi="Arial" w:cs="Arial"/>
          <w:color w:val="auto"/>
          <w:sz w:val="22"/>
          <w:szCs w:val="22"/>
        </w:rPr>
        <w:t xml:space="preserve"> method is intended to represent </w:t>
      </w:r>
      <w:r w:rsidR="00BC6D25">
        <w:rPr>
          <w:rFonts w:ascii="Arial" w:hAnsi="Arial" w:cs="Arial"/>
          <w:color w:val="auto"/>
          <w:sz w:val="22"/>
          <w:szCs w:val="22"/>
        </w:rPr>
        <w:t>resistance</w:t>
      </w:r>
      <w:r w:rsidR="00E779DB" w:rsidRPr="00E779DB">
        <w:rPr>
          <w:rFonts w:ascii="Arial" w:hAnsi="Arial" w:cs="Arial"/>
          <w:color w:val="auto"/>
          <w:sz w:val="22"/>
          <w:szCs w:val="22"/>
        </w:rPr>
        <w:t xml:space="preserve"> available at around 14 days after driving</w:t>
      </w:r>
      <w:r w:rsidR="008815A4">
        <w:rPr>
          <w:rFonts w:ascii="Arial" w:hAnsi="Arial" w:cs="Arial"/>
          <w:color w:val="auto"/>
          <w:sz w:val="22"/>
          <w:szCs w:val="22"/>
        </w:rPr>
        <w:t xml:space="preserve"> </w:t>
      </w:r>
      <w:r w:rsidR="00A379EE">
        <w:rPr>
          <w:rFonts w:ascii="Arial" w:hAnsi="Arial" w:cs="Arial"/>
          <w:color w:val="auto"/>
          <w:sz w:val="22"/>
          <w:szCs w:val="22"/>
        </w:rPr>
        <w:t xml:space="preserve">and may therefore may not be representative of SRD where </w:t>
      </w:r>
      <w:r w:rsidR="00276D00">
        <w:rPr>
          <w:rFonts w:ascii="Arial" w:hAnsi="Arial" w:cs="Arial"/>
          <w:color w:val="auto"/>
          <w:sz w:val="22"/>
          <w:szCs w:val="22"/>
        </w:rPr>
        <w:t>changes in capacity with time occur after driving</w:t>
      </w:r>
      <w:r w:rsidR="00D3320E">
        <w:rPr>
          <w:rFonts w:ascii="Arial" w:hAnsi="Arial" w:cs="Arial"/>
          <w:color w:val="auto"/>
          <w:sz w:val="22"/>
          <w:szCs w:val="22"/>
        </w:rPr>
        <w:t xml:space="preserve">. </w:t>
      </w:r>
      <w:del w:id="1" w:author="Brian Sheil" w:date="2023-03-27T12:15:00Z">
        <w:r w:rsidR="00D3320E" w:rsidDel="00D31448">
          <w:rPr>
            <w:rFonts w:ascii="Arial" w:hAnsi="Arial" w:cs="Arial"/>
            <w:color w:val="auto"/>
            <w:sz w:val="22"/>
            <w:szCs w:val="22"/>
          </w:rPr>
          <w:delText xml:space="preserve">These </w:delText>
        </w:r>
      </w:del>
      <w:ins w:id="2" w:author="Brian Sheil" w:date="2023-03-27T12:15:00Z">
        <w:r w:rsidR="00D31448">
          <w:rPr>
            <w:rFonts w:ascii="Arial" w:hAnsi="Arial" w:cs="Arial"/>
            <w:color w:val="auto"/>
            <w:sz w:val="22"/>
            <w:szCs w:val="22"/>
          </w:rPr>
          <w:t>Such changes</w:t>
        </w:r>
        <w:r w:rsidR="00D31448">
          <w:rPr>
            <w:rFonts w:ascii="Arial" w:hAnsi="Arial" w:cs="Arial"/>
            <w:color w:val="auto"/>
            <w:sz w:val="22"/>
            <w:szCs w:val="22"/>
          </w:rPr>
          <w:t xml:space="preserve"> </w:t>
        </w:r>
      </w:ins>
      <w:r w:rsidR="00D3320E">
        <w:rPr>
          <w:rFonts w:ascii="Arial" w:hAnsi="Arial" w:cs="Arial"/>
          <w:color w:val="auto"/>
          <w:sz w:val="22"/>
          <w:szCs w:val="22"/>
        </w:rPr>
        <w:t xml:space="preserve">are likely to </w:t>
      </w:r>
      <w:r w:rsidR="00A519A4">
        <w:rPr>
          <w:rFonts w:ascii="Arial" w:hAnsi="Arial" w:cs="Arial"/>
          <w:color w:val="auto"/>
          <w:sz w:val="22"/>
          <w:szCs w:val="22"/>
        </w:rPr>
        <w:t xml:space="preserve">occur along the shaft only and be relatively small in sandy soils. </w:t>
      </w:r>
      <w:r w:rsidR="00D3320E">
        <w:rPr>
          <w:rFonts w:ascii="Arial" w:hAnsi="Arial" w:cs="Arial"/>
          <w:color w:val="auto"/>
          <w:sz w:val="22"/>
          <w:szCs w:val="22"/>
        </w:rPr>
        <w:t>While the match with the observed data is reasonable with the unified sand method, it is not perfect</w:t>
      </w:r>
      <w:r w:rsidR="00A519A4">
        <w:rPr>
          <w:rFonts w:ascii="Arial" w:hAnsi="Arial" w:cs="Arial"/>
          <w:color w:val="auto"/>
          <w:sz w:val="22"/>
          <w:szCs w:val="22"/>
        </w:rPr>
        <w:t xml:space="preserve"> which likely represents </w:t>
      </w:r>
      <w:ins w:id="3" w:author="Brian Sheil" w:date="2023-03-27T12:50:00Z">
        <w:r w:rsidR="000C382A">
          <w:rPr>
            <w:rFonts w:ascii="Arial" w:hAnsi="Arial" w:cs="Arial"/>
            <w:color w:val="auto"/>
            <w:sz w:val="22"/>
            <w:szCs w:val="22"/>
          </w:rPr>
          <w:t xml:space="preserve">the </w:t>
        </w:r>
      </w:ins>
      <w:r w:rsidR="00A54552">
        <w:rPr>
          <w:rFonts w:ascii="Arial" w:hAnsi="Arial" w:cs="Arial"/>
          <w:color w:val="auto"/>
          <w:sz w:val="22"/>
          <w:szCs w:val="22"/>
        </w:rPr>
        <w:t>time period for which the method is calibrate</w:t>
      </w:r>
      <w:ins w:id="4" w:author="Brian Sheil" w:date="2023-03-27T12:50:00Z">
        <w:r w:rsidR="000C382A">
          <w:rPr>
            <w:rFonts w:ascii="Arial" w:hAnsi="Arial" w:cs="Arial"/>
            <w:color w:val="auto"/>
            <w:sz w:val="22"/>
            <w:szCs w:val="22"/>
          </w:rPr>
          <w:t>d</w:t>
        </w:r>
      </w:ins>
      <w:r w:rsidR="00A54552">
        <w:rPr>
          <w:rFonts w:ascii="Arial" w:hAnsi="Arial" w:cs="Arial"/>
          <w:color w:val="auto"/>
          <w:sz w:val="22"/>
          <w:szCs w:val="22"/>
        </w:rPr>
        <w:t xml:space="preserve">. We have added </w:t>
      </w:r>
      <w:r w:rsidR="00AB5D9B">
        <w:rPr>
          <w:rFonts w:ascii="Arial" w:hAnsi="Arial" w:cs="Arial"/>
          <w:color w:val="auto"/>
          <w:sz w:val="22"/>
          <w:szCs w:val="22"/>
        </w:rPr>
        <w:t xml:space="preserve">additional clarification in the text on this point. </w:t>
      </w:r>
      <w:r w:rsidR="00D3320E">
        <w:rPr>
          <w:rFonts w:ascii="Arial" w:hAnsi="Arial" w:cs="Arial"/>
          <w:color w:val="auto"/>
          <w:sz w:val="22"/>
          <w:szCs w:val="22"/>
        </w:rPr>
        <w:t xml:space="preserve"> </w:t>
      </w:r>
    </w:p>
    <w:p w14:paraId="37015722" w14:textId="014B6A09" w:rsidR="00FA50BB" w:rsidRDefault="00FA50BB" w:rsidP="00B0494D">
      <w:pPr>
        <w:pStyle w:val="Default"/>
        <w:numPr>
          <w:ilvl w:val="0"/>
          <w:numId w:val="22"/>
        </w:numPr>
        <w:rPr>
          <w:rFonts w:ascii="Arial" w:hAnsi="Arial" w:cs="Arial"/>
          <w:color w:val="auto"/>
          <w:sz w:val="22"/>
          <w:szCs w:val="22"/>
        </w:rPr>
      </w:pPr>
      <w:r>
        <w:rPr>
          <w:rFonts w:ascii="Arial" w:hAnsi="Arial" w:cs="Arial"/>
          <w:color w:val="auto"/>
          <w:sz w:val="22"/>
          <w:szCs w:val="22"/>
        </w:rPr>
        <w:t xml:space="preserve">The diameter term could also be included in the base resistance formulation such as been suggested by others previously </w:t>
      </w:r>
      <w:r>
        <w:rPr>
          <w:rFonts w:ascii="Arial" w:hAnsi="Arial" w:cs="Arial"/>
          <w:color w:val="auto"/>
          <w:sz w:val="22"/>
          <w:szCs w:val="22"/>
        </w:rPr>
        <w:fldChar w:fldCharType="begin"/>
      </w:r>
      <w:r w:rsidR="00D44089">
        <w:rPr>
          <w:rFonts w:ascii="Arial" w:hAnsi="Arial" w:cs="Arial"/>
          <w:color w:val="auto"/>
          <w:sz w:val="22"/>
          <w:szCs w:val="22"/>
        </w:rPr>
        <w:instrText xml:space="preserve"> ADDIN EN.CITE &lt;EndNote&gt;&lt;Cite&gt;&lt;Author&gt;Chow&lt;/Author&gt;&lt;Year&gt;1997&lt;/Year&gt;&lt;RecNum&gt;33&lt;/RecNum&gt;&lt;DisplayText&gt;(Chow, 1997, Jardine et al., 2023)&lt;/DisplayText&gt;&lt;record&gt;&lt;rec-number&gt;33&lt;/rec-number&gt;&lt;foreign-keys&gt;&lt;key app="EN" db-id="pwzpt5dx6vpvdlefw085rsp0av2z2rfts9t2" timestamp="1433423821"&gt;33&lt;/key&gt;&lt;/foreign-keys&gt;&lt;ref-type name="Thesis"&gt;32&lt;/ref-type&gt;&lt;contributors&gt;&lt;authors&gt;&lt;author&gt;Chow, F. C.&lt;/author&gt;&lt;/authors&gt;&lt;/contributors&gt;&lt;titles&gt;&lt;title&gt;Investigations into Displacement Pile Behaviour for Offshore Foundations&lt;/title&gt;&lt;/titles&gt;&lt;volume&gt;PhD&lt;/volume&gt;&lt;dates&gt;&lt;year&gt;1997&lt;/year&gt;&lt;/dates&gt;&lt;pub-location&gt;London, UK&lt;/pub-location&gt;&lt;publisher&gt;Imperial College London&lt;/publisher&gt;&lt;urls&gt;&lt;/urls&gt;&lt;/record&gt;&lt;/Cite&gt;&lt;Cite&gt;&lt;Author&gt;Jardine&lt;/Author&gt;&lt;Year&gt;2023&lt;/Year&gt;&lt;RecNum&gt;1607&lt;/RecNum&gt;&lt;record&gt;&lt;rec-number&gt;1607&lt;/rec-number&gt;&lt;foreign-keys&gt;&lt;key app="EN" db-id="pwzpt5dx6vpvdlefw085rsp0av2z2rfts9t2" timestamp="1634135753"&gt;1607&lt;/key&gt;&lt;/foreign-keys&gt;&lt;ref-type name="Generic"&gt;13&lt;/ref-type&gt;&lt;contributors&gt;&lt;authors&gt;&lt;author&gt;Jardine, R.J.;&lt;/author&gt;&lt;author&gt;Buckley, R.M.;&lt;/author&gt;&lt;author&gt;Liu, T.F.;&lt;/author&gt;&lt;author&gt;Byrne, B.W.;&lt;/author&gt;&lt;author&gt;Kontoe, S., J.;&lt;/author&gt;&lt;author&gt;McAdam, R. A.;&lt;/author&gt;&lt;author&gt;Schranz, F.;&lt;/author&gt;&lt;author&gt;Vinck, K.&lt;/author&gt;&lt;/authors&gt;&lt;/contributors&gt;&lt;titles&gt;&lt;title&gt;The axial behaviour of piles driven in chalk - Géotechnique -  in press&lt;/title&gt;&lt;/titles&gt;&lt;dates&gt;&lt;year&gt;2023&lt;/year&gt;&lt;/dates&gt;&lt;urls&gt;&lt;/urls&gt;&lt;/record&gt;&lt;/Cite&gt;&lt;/EndNote&gt;</w:instrText>
      </w:r>
      <w:r>
        <w:rPr>
          <w:rFonts w:ascii="Arial" w:hAnsi="Arial" w:cs="Arial"/>
          <w:color w:val="auto"/>
          <w:sz w:val="22"/>
          <w:szCs w:val="22"/>
        </w:rPr>
        <w:fldChar w:fldCharType="separate"/>
      </w:r>
      <w:r w:rsidR="00D44089">
        <w:rPr>
          <w:rFonts w:ascii="Arial" w:hAnsi="Arial" w:cs="Arial"/>
          <w:noProof/>
          <w:color w:val="auto"/>
          <w:sz w:val="22"/>
          <w:szCs w:val="22"/>
        </w:rPr>
        <w:t>(</w:t>
      </w:r>
      <w:hyperlink w:anchor="_ENREF_2" w:tooltip="Chow, 1997 #33" w:history="1">
        <w:r w:rsidR="00D44089" w:rsidRPr="00D44089">
          <w:rPr>
            <w:rStyle w:val="Hyperlink"/>
            <w:rFonts w:ascii="Arial" w:hAnsi="Arial" w:cs="Arial"/>
            <w:noProof/>
            <w:sz w:val="22"/>
            <w:szCs w:val="22"/>
          </w:rPr>
          <w:t>Chow, 1997</w:t>
        </w:r>
      </w:hyperlink>
      <w:r w:rsidR="00D44089">
        <w:rPr>
          <w:rFonts w:ascii="Arial" w:hAnsi="Arial" w:cs="Arial"/>
          <w:noProof/>
          <w:color w:val="auto"/>
          <w:sz w:val="22"/>
          <w:szCs w:val="22"/>
        </w:rPr>
        <w:t xml:space="preserve">, </w:t>
      </w:r>
      <w:hyperlink w:anchor="_ENREF_4" w:tooltip="Jardine, 2023 #1607" w:history="1">
        <w:r w:rsidR="00D44089" w:rsidRPr="00D44089">
          <w:rPr>
            <w:rStyle w:val="Hyperlink"/>
            <w:rFonts w:ascii="Arial" w:hAnsi="Arial" w:cs="Arial"/>
            <w:noProof/>
            <w:sz w:val="22"/>
            <w:szCs w:val="22"/>
          </w:rPr>
          <w:t>Jardine et al., 2023</w:t>
        </w:r>
      </w:hyperlink>
      <w:r w:rsidR="00D44089">
        <w:rPr>
          <w:rFonts w:ascii="Arial" w:hAnsi="Arial" w:cs="Arial"/>
          <w:noProof/>
          <w:color w:val="auto"/>
          <w:sz w:val="22"/>
          <w:szCs w:val="22"/>
        </w:rPr>
        <w:t>)</w:t>
      </w:r>
      <w:r>
        <w:rPr>
          <w:rFonts w:ascii="Arial" w:hAnsi="Arial" w:cs="Arial"/>
          <w:color w:val="auto"/>
          <w:sz w:val="22"/>
          <w:szCs w:val="22"/>
        </w:rPr>
        <w:fldChar w:fldCharType="end"/>
      </w:r>
      <w:r w:rsidR="00D44089">
        <w:rPr>
          <w:rFonts w:ascii="Arial" w:hAnsi="Arial" w:cs="Arial"/>
          <w:color w:val="auto"/>
          <w:sz w:val="22"/>
          <w:szCs w:val="22"/>
        </w:rPr>
        <w:t xml:space="preserve">. We have added additional clarification in the text on this point.  </w:t>
      </w:r>
      <w:commentRangeEnd w:id="0"/>
      <w:r w:rsidR="00A228C8">
        <w:rPr>
          <w:rStyle w:val="CommentReference"/>
          <w:rFonts w:asciiTheme="minorHAnsi" w:eastAsiaTheme="minorHAnsi" w:hAnsiTheme="minorHAnsi" w:cstheme="minorBidi"/>
          <w:color w:val="auto"/>
        </w:rPr>
        <w:commentReference w:id="0"/>
      </w:r>
    </w:p>
    <w:p w14:paraId="268FDBBF" w14:textId="77777777" w:rsidR="005A402C" w:rsidRPr="00B0494D" w:rsidRDefault="005A402C" w:rsidP="00B4363E">
      <w:pPr>
        <w:pStyle w:val="Default"/>
        <w:ind w:left="720"/>
        <w:rPr>
          <w:rFonts w:ascii="Arial" w:hAnsi="Arial" w:cs="Arial"/>
          <w:color w:val="auto"/>
          <w:sz w:val="22"/>
          <w:szCs w:val="22"/>
        </w:rPr>
      </w:pPr>
    </w:p>
    <w:p w14:paraId="56CCF28F" w14:textId="77777777" w:rsidR="000D6B55" w:rsidRPr="00A500D7" w:rsidRDefault="000D6B55" w:rsidP="00036DEC">
      <w:pPr>
        <w:shd w:val="clear" w:color="auto" w:fill="FFFFFF"/>
        <w:rPr>
          <w:rFonts w:cs="Arial"/>
          <w:color w:val="FF0000"/>
        </w:rPr>
      </w:pPr>
    </w:p>
    <w:p w14:paraId="44198548" w14:textId="54B391A0" w:rsidR="000D6B55" w:rsidRPr="00FB0B09" w:rsidRDefault="000D6B55" w:rsidP="000D6B55">
      <w:pPr>
        <w:pStyle w:val="Heading1"/>
        <w:rPr>
          <w:rFonts w:cs="Arial"/>
          <w:sz w:val="22"/>
          <w:szCs w:val="22"/>
          <w:lang w:eastAsia="en-US"/>
        </w:rPr>
      </w:pPr>
      <w:r w:rsidRPr="00FB0B09">
        <w:rPr>
          <w:rFonts w:cs="Arial"/>
          <w:sz w:val="22"/>
          <w:szCs w:val="22"/>
          <w:lang w:eastAsia="en-US"/>
        </w:rPr>
        <w:t>Reviewer 1</w:t>
      </w:r>
    </w:p>
    <w:p w14:paraId="081B99A1" w14:textId="77777777" w:rsidR="000D6B55" w:rsidRPr="00FB0B09" w:rsidRDefault="0018636C" w:rsidP="00036DEC">
      <w:pPr>
        <w:shd w:val="clear" w:color="auto" w:fill="FFFFFF"/>
        <w:rPr>
          <w:rFonts w:cs="Arial"/>
        </w:rPr>
      </w:pPr>
      <w:r w:rsidRPr="00FB0B09">
        <w:rPr>
          <w:rFonts w:eastAsia="Times New Roman" w:cs="Arial"/>
        </w:rPr>
        <w:br/>
      </w:r>
      <w:r w:rsidRPr="00FB0B09">
        <w:rPr>
          <w:rFonts w:cs="Arial"/>
        </w:rPr>
        <w:t>The paper presents a study on improving the quality of (CPT-based) pile drivability predictions using Bayesian optimisation and pile installation data for identifying best parameters for impact pile hammering. The study compares the results of the proposed method to those returned by methods already available in the literature (and used in practice), with the new approach demonstrated using a case study from a German offshore wind site.</w:t>
      </w:r>
      <w:r w:rsidR="000D6B55" w:rsidRPr="00FB0B09">
        <w:rPr>
          <w:rFonts w:cs="Arial"/>
        </w:rPr>
        <w:t xml:space="preserve"> </w:t>
      </w:r>
      <w:r w:rsidRPr="00FB0B09">
        <w:rPr>
          <w:rFonts w:cs="Arial"/>
        </w:rPr>
        <w:t xml:space="preserve">As existing drivability models are increasingly challenging the performance of available predictions methods (particularly due to the growing diameter of offshore monopiles), the topic of the paper is very topical. The proposed </w:t>
      </w:r>
      <w:r w:rsidRPr="00FB0B09">
        <w:rPr>
          <w:rFonts w:cs="Arial"/>
        </w:rPr>
        <w:lastRenderedPageBreak/>
        <w:t>work-flow seems to positively impact the state of practice, though without remedying the fundamental limitations of existing drivability models.</w:t>
      </w:r>
    </w:p>
    <w:p w14:paraId="27F5FDE5" w14:textId="77777777" w:rsidR="0038742C" w:rsidRPr="00FB0B09" w:rsidRDefault="0018636C" w:rsidP="00036DEC">
      <w:pPr>
        <w:shd w:val="clear" w:color="auto" w:fill="FFFFFF"/>
        <w:rPr>
          <w:rFonts w:cs="Arial"/>
        </w:rPr>
      </w:pPr>
      <w:r w:rsidRPr="00FB0B09">
        <w:rPr>
          <w:rFonts w:cs="Arial"/>
        </w:rPr>
        <w:br/>
        <w:t>Given the strong need for more work along this line of research, I am in favour of publishing this contribution. A few suggestions for improvement are provided below, along with a number of minor comments in the annotated manuscript.</w:t>
      </w:r>
    </w:p>
    <w:p w14:paraId="3F8F669E" w14:textId="77777777" w:rsidR="0038742C" w:rsidRPr="00FB0B09" w:rsidRDefault="0038742C" w:rsidP="00036DEC">
      <w:pPr>
        <w:shd w:val="clear" w:color="auto" w:fill="FFFFFF"/>
        <w:rPr>
          <w:rFonts w:cs="Arial"/>
        </w:rPr>
      </w:pPr>
    </w:p>
    <w:p w14:paraId="13F6532D" w14:textId="28C0F31A" w:rsidR="0038742C" w:rsidRPr="00D70AE8" w:rsidRDefault="0018636C" w:rsidP="00650F61">
      <w:pPr>
        <w:pStyle w:val="ListParagraph"/>
        <w:numPr>
          <w:ilvl w:val="0"/>
          <w:numId w:val="20"/>
        </w:numPr>
        <w:shd w:val="clear" w:color="auto" w:fill="FFFFFF"/>
        <w:ind w:left="426"/>
        <w:rPr>
          <w:rFonts w:cs="Arial"/>
          <w:b/>
          <w:bCs/>
        </w:rPr>
      </w:pPr>
      <w:r w:rsidRPr="00D70AE8">
        <w:rPr>
          <w:rFonts w:cs="Arial"/>
          <w:b/>
          <w:bCs/>
        </w:rPr>
        <w:t xml:space="preserve">The papers gives overall the impression that discrepancies between drivability predictions and observations for larger-diameter monopiles are mostly due to inaccurate SRD. While that aspect is certainly there, I believe it should be more openly recognised that usual 1D stress wave theories (i.e., treating a monopile as a 1D bar) are simply inaccurate for cylindrical shells of larger and larger diameter. For instance, with increasing diameter, pile vibrations produce several lateral expansion/contraction due to Poisson's effect (see </w:t>
      </w:r>
      <w:hyperlink w:anchor="_ENREF_11" w:tooltip="Tsetas, 2021 #1602" w:history="1">
        <w:r w:rsidR="006015CB" w:rsidRPr="00D44089">
          <w:rPr>
            <w:rStyle w:val="Hyperlink"/>
            <w:rFonts w:cs="Arial"/>
            <w:b/>
            <w:bCs/>
          </w:rPr>
          <w:fldChar w:fldCharType="begin"/>
        </w:r>
        <w:r w:rsidR="006015CB" w:rsidRPr="00D44089">
          <w:rPr>
            <w:rStyle w:val="Hyperlink"/>
            <w:rFonts w:cs="Arial"/>
            <w:b/>
            <w:bCs/>
          </w:rPr>
          <w:instrText xml:space="preserve"> ADDIN EN.CITE &lt;EndNote&gt;&lt;Cite AuthorYear="1"&gt;&lt;Author&gt;Tsetas&lt;/Author&gt;&lt;Year&gt;2021&lt;/Year&gt;&lt;RecNum&gt;1602&lt;/RecNum&gt;&lt;DisplayText&gt;Tsetas et al. (2021)&lt;/DisplayText&gt;&lt;record&gt;&lt;rec-number&gt;1602&lt;/rec-number&gt;&lt;foreign-keys&gt;&lt;key app="EN" db-id="pwzpt5dx6vpvdlefw085rsp0av2z2rfts9t2" timestamp="1624014785"&gt;1602&lt;/key&gt;&lt;/foreign-keys&gt;&lt;ref-type name="Journal Article"&gt;17&lt;/ref-type&gt;&lt;contributors&gt;&lt;authors&gt;&lt;author&gt;Tsetas, Athanasios&lt;/author&gt;&lt;author&gt;Tsouvalas, Apostolos&lt;/author&gt;&lt;author&gt;Metrikine, Andrei V&lt;/author&gt;&lt;/authors&gt;&lt;/contributors&gt;&lt;titles&gt;&lt;title&gt;Installation of large-diameter monopiles: Introducing wave dispersion and non-local soil reaction&lt;/title&gt;&lt;secondary-title&gt;Journal of Marine Science and Engineering&lt;/secondary-title&gt;&lt;/titles&gt;&lt;periodical&gt;&lt;full-title&gt;Journal of Marine Science and Engineering&lt;/full-title&gt;&lt;/periodical&gt;&lt;pages&gt;313&lt;/pages&gt;&lt;volume&gt;9&lt;/volume&gt;&lt;number&gt;3&lt;/number&gt;&lt;dates&gt;&lt;year&gt;2021&lt;/year&gt;&lt;/dates&gt;&lt;urls&gt;&lt;/urls&gt;&lt;/record&gt;&lt;/Cite&gt;&lt;/EndNote&gt;</w:instrText>
        </w:r>
        <w:r w:rsidR="006015CB" w:rsidRPr="00D44089">
          <w:rPr>
            <w:rStyle w:val="Hyperlink"/>
            <w:rFonts w:cs="Arial"/>
            <w:b/>
            <w:bCs/>
          </w:rPr>
          <w:fldChar w:fldCharType="separate"/>
        </w:r>
        <w:r w:rsidR="006015CB" w:rsidRPr="00D44089">
          <w:rPr>
            <w:rStyle w:val="Hyperlink"/>
            <w:rFonts w:cs="Arial"/>
            <w:b/>
            <w:bCs/>
            <w:noProof/>
          </w:rPr>
          <w:t>Tsetas et al. (2021)</w:t>
        </w:r>
        <w:r w:rsidR="006015CB" w:rsidRPr="00D44089">
          <w:rPr>
            <w:rStyle w:val="Hyperlink"/>
            <w:rFonts w:cs="Arial"/>
            <w:b/>
            <w:bCs/>
          </w:rPr>
          <w:fldChar w:fldCharType="end"/>
        </w:r>
      </w:hyperlink>
      <w:r w:rsidR="006015CB" w:rsidRPr="00D70AE8">
        <w:rPr>
          <w:rFonts w:cs="Arial"/>
          <w:b/>
          <w:bCs/>
        </w:rPr>
        <w:t xml:space="preserve">) </w:t>
      </w:r>
      <w:r w:rsidRPr="00D70AE8">
        <w:rPr>
          <w:rFonts w:cs="Arial"/>
          <w:b/>
          <w:bCs/>
        </w:rPr>
        <w:t>so that the input energy is also "consumed" along the radial direction. Neglecting such effect may lead to "perceiving" an increased SRD, which is a typical (though not widely recognised) drawback of standard approaches. It is worth mentioning that the Authors reach a related conclusion when commenting on the incomplete account of L/D effects in current methodologies. It would be appropriate to take the chance to inform the readership about fundamental gaps that overlap with the mentioned uncertainties in parameter identification.</w:t>
      </w:r>
    </w:p>
    <w:p w14:paraId="0DB90A46" w14:textId="77777777" w:rsidR="007513CF" w:rsidRPr="00D70AE8" w:rsidRDefault="007513CF" w:rsidP="00BD6B62">
      <w:pPr>
        <w:pStyle w:val="ListParagraph"/>
        <w:shd w:val="clear" w:color="auto" w:fill="FFFFFF"/>
        <w:ind w:left="426"/>
        <w:rPr>
          <w:rFonts w:cs="Arial"/>
          <w:b/>
          <w:bCs/>
        </w:rPr>
      </w:pPr>
    </w:p>
    <w:p w14:paraId="43EC685C" w14:textId="52FB4CAA" w:rsidR="00216341" w:rsidRPr="00FB0B09" w:rsidRDefault="000865DC" w:rsidP="00BD6B62">
      <w:pPr>
        <w:pStyle w:val="ListParagraph"/>
        <w:shd w:val="clear" w:color="auto" w:fill="FFFFFF"/>
        <w:ind w:left="426"/>
        <w:rPr>
          <w:rFonts w:cs="Arial"/>
          <w:b/>
          <w:bCs/>
        </w:rPr>
      </w:pPr>
      <w:r w:rsidRPr="00FB0B09">
        <w:rPr>
          <w:rFonts w:cs="Arial"/>
          <w:b/>
          <w:bCs/>
        </w:rPr>
        <w:t xml:space="preserve">Response: </w:t>
      </w:r>
      <w:r w:rsidR="00347D6B" w:rsidRPr="00FB0B09">
        <w:rPr>
          <w:rFonts w:cs="Arial"/>
        </w:rPr>
        <w:t xml:space="preserve">Thank you. We appreciate this point and have added the following </w:t>
      </w:r>
      <w:r w:rsidR="00BD6B62" w:rsidRPr="00FB0B09">
        <w:rPr>
          <w:rFonts w:cs="Arial"/>
        </w:rPr>
        <w:t xml:space="preserve">to the </w:t>
      </w:r>
      <w:r w:rsidR="00347D6B" w:rsidRPr="00FB0B09">
        <w:rPr>
          <w:rFonts w:cs="Arial"/>
        </w:rPr>
        <w:t>text.</w:t>
      </w:r>
      <w:r w:rsidR="00347D6B" w:rsidRPr="00FB0B09">
        <w:rPr>
          <w:rFonts w:cs="Arial"/>
          <w:b/>
          <w:bCs/>
        </w:rPr>
        <w:t xml:space="preserve"> </w:t>
      </w:r>
    </w:p>
    <w:p w14:paraId="4FC3BB55" w14:textId="77777777" w:rsidR="00BD6B62" w:rsidRPr="00BD6B62" w:rsidRDefault="00BD6B62" w:rsidP="00BD6B62">
      <w:pPr>
        <w:pStyle w:val="ListParagraph"/>
        <w:shd w:val="clear" w:color="auto" w:fill="FFFFFF"/>
        <w:ind w:left="426"/>
        <w:rPr>
          <w:rFonts w:cs="Arial"/>
          <w:b/>
          <w:bCs/>
          <w:color w:val="FF0000"/>
        </w:rPr>
      </w:pPr>
    </w:p>
    <w:p w14:paraId="62644ACE" w14:textId="1E4C4A56" w:rsidR="00347D6B" w:rsidRDefault="00FB0B09" w:rsidP="00216341">
      <w:pPr>
        <w:pStyle w:val="ListParagraph"/>
        <w:shd w:val="clear" w:color="auto" w:fill="FFFFFF"/>
        <w:ind w:left="426"/>
        <w:rPr>
          <w:rFonts w:cs="Arial"/>
        </w:rPr>
      </w:pPr>
      <w:r>
        <w:rPr>
          <w:rFonts w:cs="Arial"/>
        </w:rPr>
        <w:t>“</w:t>
      </w:r>
      <w:r w:rsidR="00347D6B" w:rsidRPr="005B5B7A">
        <w:rPr>
          <w:rFonts w:cs="Arial"/>
        </w:rPr>
        <w:t>Pile driveability predictions in this study were preformed using industry</w:t>
      </w:r>
      <w:r w:rsidR="005B5B7A" w:rsidRPr="005B5B7A">
        <w:rPr>
          <w:rFonts w:cs="Arial"/>
        </w:rPr>
        <w:t>-</w:t>
      </w:r>
      <w:r w:rsidR="00347D6B" w:rsidRPr="005B5B7A">
        <w:rPr>
          <w:rFonts w:cs="Arial"/>
        </w:rPr>
        <w:t xml:space="preserve">standard 1D wave equation analyses. </w:t>
      </w:r>
      <w:hyperlink w:anchor="_ENREF_11" w:tooltip="Tsetas, 2021 #1602" w:history="1">
        <w:r w:rsidR="00347D6B" w:rsidRPr="00D44089">
          <w:rPr>
            <w:rStyle w:val="Hyperlink"/>
            <w:rFonts w:cs="Arial"/>
          </w:rPr>
          <w:fldChar w:fldCharType="begin"/>
        </w:r>
        <w:r w:rsidR="00347D6B" w:rsidRPr="00D44089">
          <w:rPr>
            <w:rStyle w:val="Hyperlink"/>
            <w:rFonts w:cs="Arial"/>
          </w:rPr>
          <w:instrText xml:space="preserve"> ADDIN EN.CITE &lt;EndNote&gt;&lt;Cite AuthorYear="1"&gt;&lt;Author&gt;Tsetas&lt;/Author&gt;&lt;Year&gt;2021&lt;/Year&gt;&lt;RecNum&gt;1602&lt;/RecNum&gt;&lt;DisplayText&gt;Tsetas et al. (2021)&lt;/DisplayText&gt;&lt;record&gt;&lt;rec-number&gt;1602&lt;/rec-number&gt;&lt;foreign-keys&gt;&lt;key app="EN" db-id="pwzpt5dx6vpvdlefw085rsp0av2z2rfts9t2" timestamp="1624014785"&gt;1602&lt;/key&gt;&lt;/foreign-keys&gt;&lt;ref-type name="Journal Article"&gt;17&lt;/ref-type&gt;&lt;contributors&gt;&lt;authors&gt;&lt;author&gt;Tsetas, Athanasios&lt;/author&gt;&lt;author&gt;Tsouvalas, Apostolos&lt;/author&gt;&lt;author&gt;Metrikine, Andrei V&lt;/author&gt;&lt;/authors&gt;&lt;/contributors&gt;&lt;titles&gt;&lt;title&gt;Installation of large-diameter monopiles: Introducing wave dispersion and non-local soil reaction&lt;/title&gt;&lt;secondary-title&gt;Journal of Marine Science and Engineering&lt;/secondary-title&gt;&lt;/titles&gt;&lt;periodical&gt;&lt;full-title&gt;Journal of Marine Science and Engineering&lt;/full-title&gt;&lt;/periodical&gt;&lt;pages&gt;313&lt;/pages&gt;&lt;volume&gt;9&lt;/volume&gt;&lt;number&gt;3&lt;/number&gt;&lt;dates&gt;&lt;year&gt;2021&lt;/year&gt;&lt;/dates&gt;&lt;urls&gt;&lt;/urls&gt;&lt;/record&gt;&lt;/Cite&gt;&lt;/EndNote&gt;</w:instrText>
        </w:r>
        <w:r w:rsidR="00347D6B" w:rsidRPr="00D44089">
          <w:rPr>
            <w:rStyle w:val="Hyperlink"/>
            <w:rFonts w:cs="Arial"/>
          </w:rPr>
          <w:fldChar w:fldCharType="separate"/>
        </w:r>
        <w:r w:rsidR="00347D6B" w:rsidRPr="00D44089">
          <w:rPr>
            <w:rStyle w:val="Hyperlink"/>
            <w:rFonts w:cs="Arial"/>
            <w:noProof/>
          </w:rPr>
          <w:t>Tsetas et al. (2021)</w:t>
        </w:r>
        <w:r w:rsidR="00347D6B" w:rsidRPr="00D44089">
          <w:rPr>
            <w:rStyle w:val="Hyperlink"/>
            <w:rFonts w:cs="Arial"/>
          </w:rPr>
          <w:fldChar w:fldCharType="end"/>
        </w:r>
      </w:hyperlink>
      <w:r w:rsidR="00347D6B" w:rsidRPr="005B5B7A">
        <w:rPr>
          <w:rFonts w:cs="Arial"/>
        </w:rPr>
        <w:t xml:space="preserve"> compared 1D models with a 3D model that accounted for wave dispersion and non-local soil reaction and showed that the 1D models become less accurate for diameters greater than </w:t>
      </w:r>
      <w:r w:rsidR="00347D6B" w:rsidRPr="005B5B7A">
        <w:rPr>
          <w:rFonts w:cs="Times New Roman"/>
        </w:rPr>
        <w:t>≈</w:t>
      </w:r>
      <w:r w:rsidR="00347D6B" w:rsidRPr="005B5B7A">
        <w:rPr>
          <w:rFonts w:cs="Arial"/>
        </w:rPr>
        <w:t>4m, above the maximum D considered in this study</w:t>
      </w:r>
      <w:r>
        <w:rPr>
          <w:rFonts w:cs="Arial"/>
        </w:rPr>
        <w:t>.”</w:t>
      </w:r>
      <w:r w:rsidR="00BD6B62">
        <w:rPr>
          <w:rFonts w:cs="Arial"/>
        </w:rPr>
        <w:t xml:space="preserve"> (</w:t>
      </w:r>
      <w:proofErr w:type="spellStart"/>
      <w:proofErr w:type="gramStart"/>
      <w:r w:rsidR="00BD6B62">
        <w:rPr>
          <w:rFonts w:cs="Arial"/>
        </w:rPr>
        <w:t>pg</w:t>
      </w:r>
      <w:proofErr w:type="spellEnd"/>
      <w:proofErr w:type="gramEnd"/>
      <w:r w:rsidR="00BD6B62">
        <w:rPr>
          <w:rFonts w:cs="Arial"/>
        </w:rPr>
        <w:t xml:space="preserve"> 5)</w:t>
      </w:r>
    </w:p>
    <w:p w14:paraId="5DEACECD" w14:textId="77777777" w:rsidR="00BD6B62" w:rsidRDefault="00BD6B62" w:rsidP="00216341">
      <w:pPr>
        <w:pStyle w:val="ListParagraph"/>
        <w:shd w:val="clear" w:color="auto" w:fill="FFFFFF"/>
        <w:ind w:left="426"/>
        <w:rPr>
          <w:rFonts w:cs="Arial"/>
        </w:rPr>
      </w:pPr>
    </w:p>
    <w:p w14:paraId="08A8EE3A" w14:textId="526CCFFC" w:rsidR="00650F61" w:rsidRDefault="00FB0B09" w:rsidP="00650F61">
      <w:pPr>
        <w:pStyle w:val="ListParagraph"/>
        <w:shd w:val="clear" w:color="auto" w:fill="FFFFFF"/>
        <w:ind w:left="426"/>
        <w:rPr>
          <w:rFonts w:cs="Arial"/>
          <w:color w:val="FF0000"/>
        </w:rPr>
      </w:pPr>
      <w:commentRangeStart w:id="5"/>
      <w:r>
        <w:rPr>
          <w:rFonts w:cs="Arial"/>
          <w:iCs/>
        </w:rPr>
        <w:t>“</w:t>
      </w:r>
      <w:r w:rsidR="00B10716" w:rsidRPr="00B10716">
        <w:rPr>
          <w:rFonts w:cs="Arial"/>
          <w:iCs/>
        </w:rPr>
        <w:t xml:space="preserve">Additional considerations related to the modelling approach may also be required for larger diameter piles; see </w:t>
      </w:r>
      <w:hyperlink w:anchor="_ENREF_11" w:tooltip="Tsetas, 2021 #1602" w:history="1">
        <w:r w:rsidR="00B10716" w:rsidRPr="00D44089">
          <w:rPr>
            <w:rStyle w:val="Hyperlink"/>
            <w:rFonts w:cs="Arial"/>
            <w:iCs/>
          </w:rPr>
          <w:fldChar w:fldCharType="begin"/>
        </w:r>
        <w:r w:rsidR="00B10716" w:rsidRPr="00D44089">
          <w:rPr>
            <w:rStyle w:val="Hyperlink"/>
            <w:rFonts w:cs="Arial"/>
            <w:iCs/>
          </w:rPr>
          <w:instrText xml:space="preserve"> ADDIN EN.CITE &lt;EndNote&gt;&lt;Cite AuthorYear="1"&gt;&lt;Author&gt;Tsetas&lt;/Author&gt;&lt;Year&gt;2021&lt;/Year&gt;&lt;RecNum&gt;1602&lt;/RecNum&gt;&lt;DisplayText&gt;Tsetas et al. (2021)&lt;/DisplayText&gt;&lt;record&gt;&lt;rec-number&gt;1602&lt;/rec-number&gt;&lt;foreign-keys&gt;&lt;key app="EN" db-id="pwzpt5dx6vpvdlefw085rsp0av2z2rfts9t2" timestamp="1624014785"&gt;1602&lt;/key&gt;&lt;/foreign-keys&gt;&lt;ref-type name="Journal Article"&gt;17&lt;/ref-type&gt;&lt;contributors&gt;&lt;authors&gt;&lt;author&gt;Tsetas, Athanasios&lt;/author&gt;&lt;author&gt;Tsouvalas, Apostolos&lt;/author&gt;&lt;author&gt;Metrikine, Andrei V&lt;/author&gt;&lt;/authors&gt;&lt;/contributors&gt;&lt;titles&gt;&lt;title&gt;Installation of large-diameter monopiles: Introducing wave dispersion and non-local soil reaction&lt;/title&gt;&lt;secondary-title&gt;Journal of Marine Science and Engineering&lt;/secondary-title&gt;&lt;/titles&gt;&lt;periodical&gt;&lt;full-title&gt;Journal of Marine Science and Engineering&lt;/full-title&gt;&lt;/periodical&gt;&lt;pages&gt;313&lt;/pages&gt;&lt;volume&gt;9&lt;/volume&gt;&lt;number&gt;3&lt;/number&gt;&lt;dates&gt;&lt;year&gt;2021&lt;/year&gt;&lt;/dates&gt;&lt;urls&gt;&lt;/urls&gt;&lt;/record&gt;&lt;/Cite&gt;&lt;/EndNote&gt;</w:instrText>
        </w:r>
        <w:r w:rsidR="00B10716" w:rsidRPr="00D44089">
          <w:rPr>
            <w:rStyle w:val="Hyperlink"/>
            <w:rFonts w:cs="Arial"/>
            <w:iCs/>
          </w:rPr>
          <w:fldChar w:fldCharType="separate"/>
        </w:r>
        <w:r w:rsidR="00B10716" w:rsidRPr="00D44089">
          <w:rPr>
            <w:rStyle w:val="Hyperlink"/>
            <w:rFonts w:cs="Arial"/>
            <w:iCs/>
            <w:noProof/>
          </w:rPr>
          <w:t>Tsetas et al. (2021)</w:t>
        </w:r>
        <w:r w:rsidR="00B10716" w:rsidRPr="00D44089">
          <w:rPr>
            <w:rStyle w:val="Hyperlink"/>
            <w:rFonts w:cs="Arial"/>
            <w:iCs/>
          </w:rPr>
          <w:fldChar w:fldCharType="end"/>
        </w:r>
      </w:hyperlink>
      <w:r w:rsidR="00B10716" w:rsidRPr="00ED15E5">
        <w:rPr>
          <w:rFonts w:cs="Arial"/>
          <w:iCs/>
        </w:rPr>
        <w:t>.</w:t>
      </w:r>
      <w:r>
        <w:rPr>
          <w:rFonts w:cs="Arial"/>
          <w:iCs/>
        </w:rPr>
        <w:t>”</w:t>
      </w:r>
      <w:r w:rsidR="00B10716" w:rsidRPr="00B10716">
        <w:rPr>
          <w:rFonts w:cs="Arial"/>
          <w:iCs/>
        </w:rPr>
        <w:t xml:space="preserve"> </w:t>
      </w:r>
      <w:commentRangeEnd w:id="5"/>
      <w:r w:rsidR="000C382A">
        <w:rPr>
          <w:rStyle w:val="CommentReference"/>
          <w:rFonts w:asciiTheme="minorHAnsi" w:eastAsiaTheme="minorHAnsi" w:hAnsiTheme="minorHAnsi"/>
          <w:lang w:eastAsia="en-US"/>
        </w:rPr>
        <w:commentReference w:id="5"/>
      </w:r>
      <w:r w:rsidR="00B10716" w:rsidRPr="00B10716">
        <w:rPr>
          <w:rFonts w:cs="Arial"/>
          <w:iCs/>
        </w:rPr>
        <w:t>(</w:t>
      </w:r>
      <w:proofErr w:type="spellStart"/>
      <w:proofErr w:type="gramStart"/>
      <w:r w:rsidR="00B10716" w:rsidRPr="00B10716">
        <w:rPr>
          <w:rFonts w:cs="Arial"/>
          <w:iCs/>
        </w:rPr>
        <w:t>pg</w:t>
      </w:r>
      <w:proofErr w:type="spellEnd"/>
      <w:proofErr w:type="gramEnd"/>
      <w:r w:rsidR="00B10716" w:rsidRPr="00B10716">
        <w:rPr>
          <w:rFonts w:cs="Arial"/>
          <w:iCs/>
        </w:rPr>
        <w:t xml:space="preserve"> 17 conclusions)</w:t>
      </w:r>
    </w:p>
    <w:p w14:paraId="1B3A4FFC" w14:textId="77777777" w:rsidR="005B5B7A" w:rsidRDefault="005B5B7A" w:rsidP="00650F61">
      <w:pPr>
        <w:pStyle w:val="ListParagraph"/>
        <w:shd w:val="clear" w:color="auto" w:fill="FFFFFF"/>
        <w:ind w:left="426"/>
        <w:rPr>
          <w:rFonts w:cs="Arial"/>
          <w:color w:val="FF0000"/>
        </w:rPr>
      </w:pPr>
    </w:p>
    <w:p w14:paraId="5B3E7649" w14:textId="77777777" w:rsidR="005B5B7A" w:rsidRPr="00A500D7" w:rsidRDefault="005B5B7A" w:rsidP="00650F61">
      <w:pPr>
        <w:pStyle w:val="ListParagraph"/>
        <w:shd w:val="clear" w:color="auto" w:fill="FFFFFF"/>
        <w:ind w:left="426"/>
        <w:rPr>
          <w:rFonts w:cs="Arial"/>
          <w:color w:val="FF0000"/>
        </w:rPr>
      </w:pPr>
    </w:p>
    <w:p w14:paraId="76A02B2F" w14:textId="0CFF6453" w:rsidR="0038742C" w:rsidRPr="00D70AE8" w:rsidRDefault="0018636C" w:rsidP="00650F61">
      <w:pPr>
        <w:pStyle w:val="ListParagraph"/>
        <w:numPr>
          <w:ilvl w:val="0"/>
          <w:numId w:val="20"/>
        </w:numPr>
        <w:shd w:val="clear" w:color="auto" w:fill="FFFFFF"/>
        <w:ind w:left="426"/>
        <w:rPr>
          <w:rFonts w:cs="Arial"/>
          <w:b/>
          <w:bCs/>
        </w:rPr>
      </w:pPr>
      <w:r w:rsidRPr="00D70AE8">
        <w:rPr>
          <w:rFonts w:cs="Arial"/>
          <w:b/>
          <w:bCs/>
        </w:rPr>
        <w:t xml:space="preserve">Lines 128-136: The quake </w:t>
      </w:r>
      <w:proofErr w:type="spellStart"/>
      <w:r w:rsidRPr="00D70AE8">
        <w:rPr>
          <w:rFonts w:cs="Arial"/>
          <w:b/>
          <w:bCs/>
        </w:rPr>
        <w:t>u_q</w:t>
      </w:r>
      <w:proofErr w:type="spellEnd"/>
      <w:r w:rsidRPr="00D70AE8">
        <w:rPr>
          <w:rFonts w:cs="Arial"/>
          <w:b/>
          <w:bCs/>
        </w:rPr>
        <w:t xml:space="preserve"> and damping parameter J (both for shaft and tip) are regarded as empirical parameters, in addition to those in Eq. (6). It would be worth commenting on the validity of the overall approach, given that these parameters have been mostly established after the analysis of small-diameter pile data, with loose connection to physical soil properties. More "rational" soil resistance models have been obtained by introducing spring and dashpot elements with parameters directly associated with the impedance functions of solid piles. Recently, </w:t>
      </w:r>
      <w:hyperlink w:anchor="_ENREF_5" w:tooltip="Kaynia, 2022 #1892" w:history="1">
        <w:r w:rsidR="00700885" w:rsidRPr="00D44089">
          <w:rPr>
            <w:rStyle w:val="Hyperlink"/>
            <w:rFonts w:cs="Arial"/>
            <w:b/>
            <w:bCs/>
          </w:rPr>
          <w:fldChar w:fldCharType="begin"/>
        </w:r>
        <w:r w:rsidR="00700885" w:rsidRPr="00D44089">
          <w:rPr>
            <w:rStyle w:val="Hyperlink"/>
            <w:rFonts w:cs="Arial"/>
            <w:b/>
            <w:bCs/>
          </w:rPr>
          <w:instrText xml:space="preserve"> ADDIN EN.CITE &lt;EndNote&gt;&lt;Cite AuthorYear="1"&gt;&lt;Author&gt;Kaynia&lt;/Author&gt;&lt;Year&gt;2022&lt;/Year&gt;&lt;RecNum&gt;1892&lt;/RecNum&gt;&lt;DisplayText&gt;Kaynia et al. (2022)&lt;/DisplayText&gt;&lt;record&gt;&lt;rec-number&gt;1892&lt;/rec-number&gt;&lt;foreign-keys&gt;&lt;key app="EN" db-id="pwzpt5dx6vpvdlefw085rsp0av2z2rfts9t2" timestamp="1679674693"&gt;1892&lt;/key&gt;&lt;/foreign-keys&gt;&lt;ref-type name="Journal Article"&gt;17&lt;/ref-type&gt;&lt;contributors&gt;&lt;authors&gt;&lt;author&gt;Kaynia, Amir M&lt;/author&gt;&lt;author&gt;Hebig, Jan&lt;/author&gt;&lt;author&gt;Pein, Taisiya&lt;/author&gt;&lt;author&gt;Shin, Yunsup&lt;/author&gt;&lt;/authors&gt;&lt;/contributors&gt;&lt;titles&gt;&lt;title&gt;Numerical model for dynamic installation of large diameter monopiles&lt;/title&gt;&lt;secondary-title&gt;Soil Dynamics and Earthquake Engineering&lt;/secondary-title&gt;&lt;/titles&gt;&lt;periodical&gt;&lt;full-title&gt;Soil Dynamics and Earthquake Engineering&lt;/full-title&gt;&lt;/periodical&gt;&lt;pages&gt;107393&lt;/pages&gt;&lt;volume&gt;161&lt;/volume&gt;&lt;dates&gt;&lt;year&gt;2022&lt;/year&gt;&lt;/dates&gt;&lt;isbn&gt;0267-7261&lt;/isbn&gt;&lt;urls&gt;&lt;/urls&gt;&lt;/record&gt;&lt;/Cite&gt;&lt;/EndNote&gt;</w:instrText>
        </w:r>
        <w:r w:rsidR="00700885" w:rsidRPr="00D44089">
          <w:rPr>
            <w:rStyle w:val="Hyperlink"/>
            <w:rFonts w:cs="Arial"/>
            <w:b/>
            <w:bCs/>
          </w:rPr>
          <w:fldChar w:fldCharType="separate"/>
        </w:r>
        <w:r w:rsidR="00700885" w:rsidRPr="00D44089">
          <w:rPr>
            <w:rStyle w:val="Hyperlink"/>
            <w:rFonts w:cs="Arial"/>
            <w:b/>
            <w:bCs/>
            <w:noProof/>
          </w:rPr>
          <w:t>Kaynia et al. (2022)</w:t>
        </w:r>
        <w:r w:rsidR="00700885" w:rsidRPr="00D44089">
          <w:rPr>
            <w:rStyle w:val="Hyperlink"/>
            <w:rFonts w:cs="Arial"/>
            <w:b/>
            <w:bCs/>
          </w:rPr>
          <w:fldChar w:fldCharType="end"/>
        </w:r>
      </w:hyperlink>
      <w:r w:rsidR="00700885" w:rsidRPr="00D70AE8">
        <w:rPr>
          <w:rFonts w:cs="Arial"/>
          <w:b/>
          <w:bCs/>
        </w:rPr>
        <w:t xml:space="preserve"> </w:t>
      </w:r>
      <w:r w:rsidRPr="00D70AE8">
        <w:rPr>
          <w:rFonts w:cs="Arial"/>
          <w:b/>
          <w:bCs/>
        </w:rPr>
        <w:t>proposed a model that uses impedance functions suitable for tubular piles, with a focus on vibratory driving (note that its application to impact driving is not precluded). Please consider including considerations (and references) that inform about going beyond 1D stress-wave theories. It is a belief of this reviewer that improving the underlying physics of drivability models is a more urgent (and cheaper) endeavour than proceeding to additional (and expensive) field testing exercises - which would otherwise continue to be interpreted via an inadequate theory.</w:t>
      </w:r>
    </w:p>
    <w:p w14:paraId="3EFEE214" w14:textId="77777777" w:rsidR="007513CF" w:rsidRDefault="007513CF" w:rsidP="000865DC">
      <w:pPr>
        <w:shd w:val="clear" w:color="auto" w:fill="FFFFFF"/>
        <w:ind w:firstLine="426"/>
        <w:rPr>
          <w:rFonts w:cs="Arial"/>
          <w:b/>
          <w:bCs/>
          <w:color w:val="FF0000"/>
        </w:rPr>
      </w:pPr>
    </w:p>
    <w:p w14:paraId="6DE15381" w14:textId="43F7DBBA" w:rsidR="000865DC" w:rsidRPr="00D70AE8" w:rsidRDefault="000865DC" w:rsidP="00554098">
      <w:pPr>
        <w:shd w:val="clear" w:color="auto" w:fill="FFFFFF"/>
        <w:ind w:left="426"/>
        <w:rPr>
          <w:rFonts w:cs="Arial"/>
          <w:b/>
          <w:bCs/>
        </w:rPr>
      </w:pPr>
      <w:r w:rsidRPr="00D70AE8">
        <w:rPr>
          <w:rFonts w:cs="Arial"/>
          <w:b/>
          <w:bCs/>
        </w:rPr>
        <w:lastRenderedPageBreak/>
        <w:t>Response:</w:t>
      </w:r>
      <w:r w:rsidR="007513CF" w:rsidRPr="00D70AE8">
        <w:rPr>
          <w:rFonts w:cs="Arial"/>
          <w:b/>
          <w:bCs/>
        </w:rPr>
        <w:t xml:space="preserve"> </w:t>
      </w:r>
      <w:r w:rsidR="007513CF" w:rsidRPr="00D70AE8">
        <w:rPr>
          <w:rFonts w:cs="Arial"/>
        </w:rPr>
        <w:t xml:space="preserve">thank you, we have added additional references to the </w:t>
      </w:r>
      <w:r w:rsidR="00D57026" w:rsidRPr="00D70AE8">
        <w:rPr>
          <w:rFonts w:cs="Arial"/>
        </w:rPr>
        <w:t>text</w:t>
      </w:r>
      <w:r w:rsidR="00C018A4" w:rsidRPr="00D70AE8">
        <w:rPr>
          <w:rFonts w:cs="Arial"/>
        </w:rPr>
        <w:t xml:space="preserve"> to </w:t>
      </w:r>
      <w:r w:rsidR="00554098" w:rsidRPr="00D70AE8">
        <w:rPr>
          <w:rFonts w:cs="Arial"/>
        </w:rPr>
        <w:t xml:space="preserve">more complex models, </w:t>
      </w:r>
      <w:proofErr w:type="gramStart"/>
      <w:r w:rsidR="00554098" w:rsidRPr="00D70AE8">
        <w:rPr>
          <w:rFonts w:cs="Arial"/>
        </w:rPr>
        <w:t>and also</w:t>
      </w:r>
      <w:proofErr w:type="gramEnd"/>
      <w:r w:rsidR="00554098" w:rsidRPr="00D70AE8">
        <w:rPr>
          <w:rFonts w:cs="Arial"/>
        </w:rPr>
        <w:t xml:space="preserve"> some explanation on the choice to use the simplified Smith model. We have also added a</w:t>
      </w:r>
      <w:ins w:id="6" w:author="Brian Sheil" w:date="2023-03-27T12:54:00Z">
        <w:r w:rsidR="000C382A">
          <w:rPr>
            <w:rFonts w:cs="Arial"/>
          </w:rPr>
          <w:t>n additional</w:t>
        </w:r>
      </w:ins>
      <w:del w:id="7" w:author="Brian Sheil" w:date="2023-03-27T12:54:00Z">
        <w:r w:rsidR="00554098" w:rsidRPr="00D70AE8" w:rsidDel="000C382A">
          <w:rPr>
            <w:rFonts w:cs="Arial"/>
          </w:rPr>
          <w:delText>s</w:delText>
        </w:r>
      </w:del>
      <w:r w:rsidR="00554098" w:rsidRPr="00D70AE8">
        <w:rPr>
          <w:rFonts w:cs="Arial"/>
        </w:rPr>
        <w:t xml:space="preserve"> sentence to the conclusions</w:t>
      </w:r>
      <w:r w:rsidR="00554098" w:rsidRPr="00D70AE8">
        <w:rPr>
          <w:rFonts w:cs="Arial"/>
          <w:b/>
          <w:bCs/>
        </w:rPr>
        <w:t xml:space="preserve">. </w:t>
      </w:r>
    </w:p>
    <w:p w14:paraId="2C187EFF" w14:textId="77777777" w:rsidR="00554098" w:rsidRDefault="00554098" w:rsidP="00554098">
      <w:pPr>
        <w:shd w:val="clear" w:color="auto" w:fill="FFFFFF"/>
        <w:ind w:left="426"/>
        <w:rPr>
          <w:rFonts w:cs="Arial"/>
          <w:b/>
          <w:bCs/>
          <w:color w:val="FF0000"/>
        </w:rPr>
      </w:pPr>
    </w:p>
    <w:p w14:paraId="3A15B584" w14:textId="30B2385A" w:rsidR="000865DC" w:rsidRPr="004525E4" w:rsidRDefault="00EE1C7B" w:rsidP="000865DC">
      <w:pPr>
        <w:pStyle w:val="ListParagraph"/>
        <w:shd w:val="clear" w:color="auto" w:fill="FFFFFF"/>
        <w:ind w:left="426"/>
      </w:pPr>
      <w:r w:rsidRPr="004525E4">
        <w:t xml:space="preserve">Several soil rheological models of varying complexity have been developed to model the response during driving </w:t>
      </w:r>
      <w:r w:rsidRPr="004525E4">
        <w:fldChar w:fldCharType="begin">
          <w:fldData xml:space="preserve">PEVuZE5vdGU+PENpdGU+PEF1dGhvcj5TaW1vbnM8L0F1dGhvcj48WWVhcj4xOTg1PC9ZZWFyPjxS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</w:fldData>
        </w:fldChar>
      </w:r>
      <w:r w:rsidRPr="004525E4">
        <w:instrText xml:space="preserve"> ADDIN EN.CITE </w:instrText>
      </w:r>
      <w:r w:rsidRPr="004525E4">
        <w:fldChar w:fldCharType="begin">
          <w:fldData xml:space="preserve">PEVuZE5vdGU+PENpdGU+PEF1dGhvcj5TaW1vbnM8L0F1dGhvcj48WWVhcj4xOTg1PC9ZZWFyPjxS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</w:fldData>
        </w:fldChar>
      </w:r>
      <w:r w:rsidRPr="004525E4">
        <w:instrText xml:space="preserve"> ADDIN EN.CITE.DATA </w:instrText>
      </w:r>
      <w:r w:rsidRPr="004525E4">
        <w:fldChar w:fldCharType="end"/>
      </w:r>
      <w:r w:rsidRPr="004525E4">
        <w:fldChar w:fldCharType="separate"/>
      </w:r>
      <w:r w:rsidRPr="004525E4">
        <w:rPr>
          <w:noProof/>
        </w:rPr>
        <w:t xml:space="preserve">(see e.g. </w:t>
      </w:r>
      <w:hyperlink w:anchor="_ENREF_9" w:tooltip="Simons, 1985 #210" w:history="1">
        <w:r w:rsidRPr="00D44089">
          <w:rPr>
            <w:rStyle w:val="Hyperlink"/>
            <w:noProof/>
          </w:rPr>
          <w:t>Simons and Randolph, 1985</w:t>
        </w:r>
      </w:hyperlink>
      <w:r w:rsidRPr="004525E4">
        <w:rPr>
          <w:noProof/>
        </w:rPr>
        <w:t xml:space="preserve">, </w:t>
      </w:r>
      <w:hyperlink w:anchor="_ENREF_3" w:tooltip="Deeks, 1993 #1324" w:history="1">
        <w:r w:rsidRPr="00D44089">
          <w:rPr>
            <w:rStyle w:val="Hyperlink"/>
            <w:noProof/>
          </w:rPr>
          <w:t>Deeks and Randolph, 1993</w:t>
        </w:r>
      </w:hyperlink>
      <w:r w:rsidRPr="004525E4">
        <w:rPr>
          <w:noProof/>
        </w:rPr>
        <w:t xml:space="preserve">, </w:t>
      </w:r>
      <w:hyperlink w:anchor="_ENREF_8" w:tooltip="Salgado, 2015 #341" w:history="1">
        <w:r w:rsidRPr="00D44089">
          <w:rPr>
            <w:rStyle w:val="Hyperlink"/>
            <w:noProof/>
          </w:rPr>
          <w:t>Salgado et al., 2015</w:t>
        </w:r>
      </w:hyperlink>
      <w:r w:rsidRPr="004525E4">
        <w:rPr>
          <w:noProof/>
        </w:rPr>
        <w:t xml:space="preserve">, </w:t>
      </w:r>
      <w:hyperlink w:anchor="_ENREF_5" w:tooltip="Kaynia, 2022 #1892" w:history="1">
        <w:r w:rsidRPr="00D44089">
          <w:rPr>
            <w:rStyle w:val="Hyperlink"/>
            <w:noProof/>
          </w:rPr>
          <w:t>Kaynia et al., 2022</w:t>
        </w:r>
      </w:hyperlink>
      <w:r w:rsidRPr="004525E4">
        <w:rPr>
          <w:noProof/>
        </w:rPr>
        <w:t>)</w:t>
      </w:r>
      <w:r w:rsidRPr="004525E4">
        <w:fldChar w:fldCharType="end"/>
      </w:r>
      <w:r w:rsidRPr="004525E4">
        <w:t xml:space="preserve">. While IMPACT includes several of these advanced options to model the soil and base resistance, the pile driving soil base and shaft resistances in this study were modelled in this study using the Smith </w:t>
      </w:r>
      <w:r w:rsidRPr="004525E4">
        <w:fldChar w:fldCharType="begin"/>
      </w:r>
      <w:r w:rsidRPr="004525E4">
        <w:instrText xml:space="preserve"> ADDIN EN.CITE &lt;EndNote&gt;&lt;Cite ExcludeAuth="1"&gt;&lt;Author&gt;Smith&lt;/Author&gt;&lt;Year&gt;1962&lt;/Year&gt;&lt;RecNum&gt;214&lt;/RecNum&gt;&lt;DisplayText&gt;(1962)&lt;/DisplayText&gt;&lt;record&gt;&lt;rec-number&gt;214&lt;/rec-number&gt;&lt;foreign-keys&gt;&lt;key app="EN" db-id="pwzpt5dx6vpvdlefw085rsp0av2z2rfts9t2" timestamp="1433423821"&gt;214&lt;/key&gt;&lt;/foreign-keys&gt;&lt;ref-type name="Journal Article"&gt;17&lt;/ref-type&gt;&lt;contributors&gt;&lt;authors&gt;&lt;author&gt;Smith, E. A. L.&lt;/author&gt;&lt;/authors&gt;&lt;/contributors&gt;&lt;titles&gt;&lt;title&gt;Pile-driving analysis by the wave equation&lt;/title&gt;&lt;secondary-title&gt;J. Soil Mech Found. Eng. - ASCE&lt;/secondary-title&gt;&lt;/titles&gt;&lt;periodical&gt;&lt;full-title&gt;J. Soil Mech Found. Eng. - ASCE&lt;/full-title&gt;&lt;/periodical&gt;&lt;pages&gt;35-61&lt;/pages&gt;&lt;volume&gt;4&lt;/volume&gt;&lt;number&gt;86&lt;/number&gt;&lt;dates&gt;&lt;year&gt;1962&lt;/year&gt;&lt;/dates&gt;&lt;urls&gt;&lt;/urls&gt;&lt;/record&gt;&lt;/Cite&gt;&lt;/EndNote&gt;</w:instrText>
      </w:r>
      <w:r w:rsidRPr="004525E4">
        <w:fldChar w:fldCharType="separate"/>
      </w:r>
      <w:r w:rsidRPr="004525E4">
        <w:rPr>
          <w:noProof/>
        </w:rPr>
        <w:t>(</w:t>
      </w:r>
      <w:hyperlink w:anchor="_ENREF_10" w:tooltip="Smith, 1962 #214" w:history="1">
        <w:r w:rsidRPr="00D44089">
          <w:rPr>
            <w:rStyle w:val="Hyperlink"/>
            <w:noProof/>
          </w:rPr>
          <w:t>1962</w:t>
        </w:r>
      </w:hyperlink>
      <w:r w:rsidRPr="004525E4">
        <w:rPr>
          <w:noProof/>
        </w:rPr>
        <w:t>)</w:t>
      </w:r>
      <w:r w:rsidRPr="004525E4">
        <w:fldChar w:fldCharType="end"/>
      </w:r>
      <w:r w:rsidRPr="004525E4">
        <w:t xml:space="preserve"> </w:t>
      </w:r>
      <w:r w:rsidRPr="004525E4">
        <w:fldChar w:fldCharType="begin">
          <w:fldData xml:space="preserve">PEVuZE5vdGU+PENpdGUgRXhjbHVkZUF1dGg9IjEiIEV4Y2x1ZGVZZWFyPSIxIiBIaWRkZW49IjEi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</w:fldData>
        </w:fldChar>
      </w:r>
      <w:r w:rsidRPr="004525E4">
        <w:instrText xml:space="preserve"> ADDIN EN.CITE </w:instrText>
      </w:r>
      <w:r w:rsidRPr="004525E4">
        <w:fldChar w:fldCharType="begin">
          <w:fldData xml:space="preserve">PEVuZE5vdGU+PENpdGUgRXhjbHVkZUF1dGg9IjEiIEV4Y2x1ZGVZZWFyPSIxIiBIaWRkZW49IjEi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</w:fldData>
        </w:fldChar>
      </w:r>
      <w:r w:rsidRPr="004525E4">
        <w:instrText xml:space="preserve"> ADDIN EN.CITE.DATA </w:instrText>
      </w:r>
      <w:r w:rsidRPr="004525E4">
        <w:fldChar w:fldCharType="end"/>
      </w:r>
      <w:r w:rsidRPr="004525E4">
        <w:fldChar w:fldCharType="end"/>
      </w:r>
      <w:r w:rsidRPr="004525E4">
        <w:t xml:space="preserve">approach. While the limitations of the Smith approach are well documented </w:t>
      </w:r>
      <w:r w:rsidRPr="004525E4">
        <w:fldChar w:fldCharType="begin"/>
      </w:r>
      <w:r w:rsidRPr="004525E4">
        <w:instrText xml:space="preserve"> ADDIN EN.CITE &lt;EndNote&gt;&lt;Cite&gt;&lt;Author&gt;Buckley&lt;/Author&gt;&lt;Year&gt;2017&lt;/Year&gt;&lt;RecNum&gt;641&lt;/RecNum&gt;&lt;Prefix&gt;see e.g. &lt;/Prefix&gt;&lt;DisplayText&gt;(see e.g. Buckley et al., 2017)&lt;/DisplayText&gt;&lt;record&gt;&lt;rec-number&gt;641&lt;/rec-number&gt;&lt;foreign-keys&gt;&lt;key app="EN" db-id="pwzpt5dx6vpvdlefw085rsp0av2z2rfts9t2" timestamp="1499864134"&gt;641&lt;/key&gt;&lt;/foreign-keys&gt;&lt;ref-type name="Conference Paper"&gt;47&lt;/ref-type&gt;&lt;contributors&gt;&lt;authors&gt;&lt;author&gt;Buckley, R.M.&lt;/author&gt;&lt;author&gt;Kontoe, S.&lt;/author&gt;&lt;author&gt;Jardine, R. J.&lt;/author&gt;&lt;author&gt;Maron, M. &lt;/author&gt;&lt;author&gt;Schroeder, F. C.&lt;/author&gt;&lt;author&gt;Barbosa, P.&lt;/author&gt;&lt;/authors&gt;&lt;/contributors&gt;&lt;titles&gt;&lt;title&gt;Common pitfalls of pile driving resistance analysis - A case study of the Wikinger offshore windfarm&lt;/title&gt;&lt;secondary-title&gt;Proc. 8th Intl. Conf. Offshore Site Investigation and Geotechnics&lt;/secondary-title&gt;&lt;/titles&gt;&lt;pages&gt;1246-1253&lt;/pages&gt;&lt;dates&gt;&lt;year&gt;2017&lt;/year&gt;&lt;/dates&gt;&lt;pub-location&gt;London, UK&lt;/pub-location&gt;&lt;publisher&gt;Society of Underwater Technology&lt;/publisher&gt;&lt;urls&gt;&lt;/urls&gt;&lt;custom1&gt;London, UK&lt;/custom1&gt;&lt;/record&gt;&lt;/Cite&gt;&lt;/EndNote&gt;</w:instrText>
      </w:r>
      <w:r w:rsidRPr="004525E4">
        <w:fldChar w:fldCharType="separate"/>
      </w:r>
      <w:r w:rsidRPr="004525E4">
        <w:rPr>
          <w:noProof/>
        </w:rPr>
        <w:t>(</w:t>
      </w:r>
      <w:hyperlink w:anchor="_ENREF_1" w:tooltip="Buckley, 2017 #641" w:history="1">
        <w:r w:rsidRPr="00D44089">
          <w:rPr>
            <w:rStyle w:val="Hyperlink"/>
            <w:noProof/>
          </w:rPr>
          <w:t>see e.g. Buckley et al., 2017</w:t>
        </w:r>
      </w:hyperlink>
      <w:r w:rsidRPr="004525E4">
        <w:rPr>
          <w:noProof/>
        </w:rPr>
        <w:t>)</w:t>
      </w:r>
      <w:r w:rsidRPr="004525E4">
        <w:fldChar w:fldCharType="end"/>
      </w:r>
      <w:r w:rsidRPr="004525E4">
        <w:t xml:space="preserve"> </w:t>
      </w:r>
      <w:commentRangeStart w:id="8"/>
      <w:r w:rsidRPr="004525E4">
        <w:t>it remains the most commonly employed tool by industry for simple and practical driveability analysis. (</w:t>
      </w:r>
      <w:proofErr w:type="spellStart"/>
      <w:proofErr w:type="gramStart"/>
      <w:r w:rsidRPr="004525E4">
        <w:t>pg</w:t>
      </w:r>
      <w:proofErr w:type="spellEnd"/>
      <w:proofErr w:type="gramEnd"/>
      <w:r w:rsidRPr="004525E4">
        <w:t xml:space="preserve"> 7)</w:t>
      </w:r>
      <w:commentRangeEnd w:id="8"/>
      <w:r w:rsidR="00E746C5">
        <w:rPr>
          <w:rStyle w:val="CommentReference"/>
          <w:rFonts w:asciiTheme="minorHAnsi" w:eastAsiaTheme="minorHAnsi" w:hAnsiTheme="minorHAnsi"/>
          <w:lang w:eastAsia="en-US"/>
        </w:rPr>
        <w:commentReference w:id="8"/>
      </w:r>
    </w:p>
    <w:p w14:paraId="3DCF3112" w14:textId="77777777" w:rsidR="008A4870" w:rsidRPr="004525E4" w:rsidRDefault="008A4870" w:rsidP="000865DC">
      <w:pPr>
        <w:pStyle w:val="ListParagraph"/>
        <w:shd w:val="clear" w:color="auto" w:fill="FFFFFF"/>
        <w:ind w:left="426"/>
      </w:pPr>
    </w:p>
    <w:p w14:paraId="63508AC8" w14:textId="6829348E" w:rsidR="00096B92" w:rsidRDefault="00565BA0" w:rsidP="00650F61">
      <w:pPr>
        <w:pStyle w:val="ListParagraph"/>
        <w:shd w:val="clear" w:color="auto" w:fill="FFFFFF"/>
        <w:ind w:left="426"/>
        <w:rPr>
          <w:rFonts w:cs="Arial"/>
          <w:iCs/>
        </w:rPr>
      </w:pPr>
      <w:r w:rsidRPr="00565BA0">
        <w:rPr>
          <w:rFonts w:cs="Arial"/>
          <w:iCs/>
        </w:rPr>
        <w:t>Application of the proposed framework to a larger database of pile driving records with a greater range of L/D ratios is warranted to further investigate the trends observed as is consideration of additional, more advanced, rheological models whose parameters could be included in the vector of uncertain variables given in Eq. 8.</w:t>
      </w:r>
      <w:r>
        <w:rPr>
          <w:rFonts w:cs="Arial"/>
          <w:iCs/>
        </w:rPr>
        <w:t xml:space="preserve"> </w:t>
      </w:r>
    </w:p>
    <w:p w14:paraId="5080617F" w14:textId="77777777" w:rsidR="00565BA0" w:rsidRPr="00575726" w:rsidRDefault="00565BA0" w:rsidP="00650F61">
      <w:pPr>
        <w:pStyle w:val="ListParagraph"/>
        <w:shd w:val="clear" w:color="auto" w:fill="FFFFFF"/>
        <w:ind w:left="426"/>
        <w:rPr>
          <w:rFonts w:cs="Arial"/>
        </w:rPr>
      </w:pPr>
    </w:p>
    <w:p w14:paraId="713A01B8" w14:textId="77777777" w:rsidR="0038742C" w:rsidRPr="000765A9" w:rsidRDefault="0018636C" w:rsidP="00650F61">
      <w:pPr>
        <w:pStyle w:val="ListParagraph"/>
        <w:numPr>
          <w:ilvl w:val="0"/>
          <w:numId w:val="20"/>
        </w:numPr>
        <w:shd w:val="clear" w:color="auto" w:fill="FFFFFF"/>
        <w:ind w:left="426"/>
        <w:rPr>
          <w:rFonts w:cs="Arial"/>
          <w:b/>
          <w:bCs/>
        </w:rPr>
      </w:pPr>
      <w:r w:rsidRPr="000765A9">
        <w:rPr>
          <w:rFonts w:cs="Arial"/>
          <w:b/>
          <w:bCs/>
        </w:rPr>
        <w:t>Regarding the quake and damping coefficients, would it be possible to comment on the possibility to incorporate the latter into the vector of uncertain variables \theta in Eq. (8)? As these empirical parameters may also belong to the set of uncertain variables, it would not be irrational to argue that their range of values could also vary as large-diameter piles are considered. The findings of this paper seem to support such a statement.</w:t>
      </w:r>
    </w:p>
    <w:p w14:paraId="39422BA1" w14:textId="77777777" w:rsidR="004525E4" w:rsidRPr="00575726" w:rsidRDefault="004525E4" w:rsidP="004525E4">
      <w:pPr>
        <w:pStyle w:val="ListParagraph"/>
        <w:shd w:val="clear" w:color="auto" w:fill="FFFFFF"/>
        <w:ind w:left="426"/>
        <w:rPr>
          <w:rFonts w:cs="Arial"/>
        </w:rPr>
      </w:pPr>
    </w:p>
    <w:p w14:paraId="4BB1B135" w14:textId="726CBED8" w:rsidR="000865DC" w:rsidRPr="00575726" w:rsidRDefault="000865DC" w:rsidP="00C65DD0">
      <w:pPr>
        <w:shd w:val="clear" w:color="auto" w:fill="FFFFFF"/>
        <w:ind w:left="426"/>
        <w:rPr>
          <w:rFonts w:cs="Arial"/>
          <w:b/>
          <w:bCs/>
        </w:rPr>
      </w:pPr>
      <w:r w:rsidRPr="00575726">
        <w:rPr>
          <w:rFonts w:cs="Arial"/>
          <w:b/>
          <w:bCs/>
        </w:rPr>
        <w:t>Response:</w:t>
      </w:r>
      <w:r w:rsidR="00565BA0" w:rsidRPr="00575726">
        <w:rPr>
          <w:rFonts w:cs="Arial"/>
          <w:b/>
          <w:bCs/>
        </w:rPr>
        <w:t xml:space="preserve"> </w:t>
      </w:r>
      <w:r w:rsidR="00565BA0" w:rsidRPr="000765A9">
        <w:rPr>
          <w:rFonts w:cs="Arial"/>
        </w:rPr>
        <w:t>Thank you. We have included</w:t>
      </w:r>
      <w:r w:rsidR="00C65DD0" w:rsidRPr="000765A9">
        <w:rPr>
          <w:rFonts w:cs="Arial"/>
        </w:rPr>
        <w:t xml:space="preserve"> the below in the text. Please also see our response to comment 1.</w:t>
      </w:r>
    </w:p>
    <w:p w14:paraId="531F4F2E" w14:textId="77777777" w:rsidR="00C65DD0" w:rsidRPr="00575726" w:rsidRDefault="00C65DD0" w:rsidP="000865DC">
      <w:pPr>
        <w:shd w:val="clear" w:color="auto" w:fill="FFFFFF"/>
        <w:ind w:firstLine="426"/>
        <w:rPr>
          <w:rFonts w:cs="Arial"/>
          <w:b/>
          <w:bCs/>
        </w:rPr>
      </w:pPr>
    </w:p>
    <w:p w14:paraId="694AD2E2" w14:textId="4A79779F" w:rsidR="003B1DD0" w:rsidRPr="003B1DD0" w:rsidRDefault="003B1DD0" w:rsidP="003B1DD0">
      <w:pPr>
        <w:shd w:val="clear" w:color="auto" w:fill="FFFFFF"/>
        <w:ind w:left="426"/>
      </w:pPr>
      <w:r w:rsidRPr="003B1DD0">
        <w:t>Fixed values have been adopted for the Smith parameters in this study (i) for simplicity and to demonstrate the optimisation framework and (ii) to compare with predictions made with the conventional SRD approach. However</w:t>
      </w:r>
      <w:ins w:id="9" w:author="Brian Sheil" w:date="2023-03-27T14:04:00Z">
        <w:r w:rsidR="00131F84">
          <w:t>,</w:t>
        </w:r>
      </w:ins>
      <w:r w:rsidRPr="003B1DD0">
        <w:t xml:space="preserve"> </w:t>
      </w:r>
      <w:del w:id="10" w:author="Brian Sheil" w:date="2023-03-27T14:04:00Z">
        <w:r w:rsidRPr="003B1DD0" w:rsidDel="00131F84">
          <w:delText xml:space="preserve">it is </w:delText>
        </w:r>
      </w:del>
      <w:ins w:id="11" w:author="Brian Sheil" w:date="2023-03-27T14:04:00Z">
        <w:r w:rsidR="00131F84">
          <w:t xml:space="preserve">we </w:t>
        </w:r>
      </w:ins>
      <w:r w:rsidRPr="003B1DD0">
        <w:t>accept</w:t>
      </w:r>
      <w:del w:id="12" w:author="Brian Sheil" w:date="2023-03-27T14:04:00Z">
        <w:r w:rsidRPr="003B1DD0" w:rsidDel="00131F84">
          <w:delText>ed</w:delText>
        </w:r>
      </w:del>
      <w:r w:rsidRPr="003B1DD0">
        <w:t xml:space="preserve"> that these parameters may also vary with soil type and pile geometry and </w:t>
      </w:r>
      <w:ins w:id="13" w:author="Brian Sheil" w:date="2023-03-27T14:04:00Z">
        <w:r w:rsidR="00131F84">
          <w:t xml:space="preserve">thus </w:t>
        </w:r>
      </w:ins>
      <w:r w:rsidRPr="003B1DD0">
        <w:t xml:space="preserve">be affected by the limitations of the method. </w:t>
      </w:r>
      <w:ins w:id="14" w:author="Brian Sheil" w:date="2023-03-27T14:04:00Z">
        <w:r w:rsidR="00131F84">
          <w:t xml:space="preserve">A brief statement to this effect has been included in the revised manuscript </w:t>
        </w:r>
      </w:ins>
      <w:r w:rsidRPr="003B1DD0">
        <w:t>(pg7/8)</w:t>
      </w:r>
    </w:p>
    <w:p w14:paraId="79D88D9D" w14:textId="77777777" w:rsidR="00650F61" w:rsidRPr="003B1DD0" w:rsidRDefault="00650F61" w:rsidP="00650F61">
      <w:pPr>
        <w:pStyle w:val="ListParagraph"/>
        <w:ind w:left="426"/>
      </w:pPr>
    </w:p>
    <w:p w14:paraId="73FE3232" w14:textId="77777777" w:rsidR="00650F61" w:rsidRPr="00A500D7" w:rsidRDefault="00650F61" w:rsidP="00650F61">
      <w:pPr>
        <w:pStyle w:val="ListParagraph"/>
        <w:shd w:val="clear" w:color="auto" w:fill="FFFFFF"/>
        <w:ind w:left="426"/>
        <w:rPr>
          <w:rFonts w:cs="Arial"/>
          <w:color w:val="FF0000"/>
        </w:rPr>
      </w:pPr>
    </w:p>
    <w:p w14:paraId="75FC4C2C" w14:textId="1A9676B2" w:rsidR="00650F61" w:rsidRPr="000765A9" w:rsidRDefault="0018636C" w:rsidP="00650F61">
      <w:pPr>
        <w:pStyle w:val="ListParagraph"/>
        <w:numPr>
          <w:ilvl w:val="0"/>
          <w:numId w:val="20"/>
        </w:numPr>
        <w:shd w:val="clear" w:color="auto" w:fill="FFFFFF"/>
        <w:ind w:left="426"/>
        <w:rPr>
          <w:rFonts w:cs="Arial"/>
          <w:b/>
          <w:bCs/>
          <w:color w:val="FF0000"/>
        </w:rPr>
      </w:pPr>
      <w:r w:rsidRPr="000765A9">
        <w:rPr>
          <w:rFonts w:cs="Arial"/>
          <w:b/>
          <w:bCs/>
          <w:color w:val="FF0000"/>
        </w:rPr>
        <w:t xml:space="preserve">Following up on comment (3): should those parameters be included in the optimisation </w:t>
      </w:r>
      <w:proofErr w:type="gramStart"/>
      <w:r w:rsidRPr="000765A9">
        <w:rPr>
          <w:rFonts w:cs="Arial"/>
          <w:b/>
          <w:bCs/>
          <w:color w:val="FF0000"/>
        </w:rPr>
        <w:t>process,</w:t>
      </w:r>
      <w:proofErr w:type="gramEnd"/>
      <w:r w:rsidRPr="000765A9">
        <w:rPr>
          <w:rFonts w:cs="Arial"/>
          <w:b/>
          <w:bCs/>
          <w:color w:val="FF0000"/>
        </w:rPr>
        <w:t xml:space="preserve"> would it be possible to consid</w:t>
      </w:r>
      <w:r w:rsidR="003B1DD0" w:rsidRPr="000765A9">
        <w:rPr>
          <w:rFonts w:cs="Arial"/>
          <w:b/>
          <w:bCs/>
          <w:color w:val="FF0000"/>
        </w:rPr>
        <w:t>8</w:t>
      </w:r>
      <w:r w:rsidRPr="000765A9">
        <w:rPr>
          <w:rFonts w:cs="Arial"/>
          <w:b/>
          <w:bCs/>
          <w:color w:val="FF0000"/>
        </w:rPr>
        <w:t>er them as statistically independent from the rest of the variables? It is known that the search of suitable soil resistance, quake and damping coefficient may admit multiple solutions (non-uniqueness), which suggests that the mentioned parameters are likely inter-dependent. How would considering such inter-dependence affect - or even hinder - the proposed optimisation procedure?</w:t>
      </w:r>
    </w:p>
    <w:p w14:paraId="120BCB42" w14:textId="2A18E2FE" w:rsidR="00312029" w:rsidRDefault="000865DC" w:rsidP="00700885">
      <w:pPr>
        <w:pStyle w:val="ListParagraph"/>
        <w:shd w:val="clear" w:color="auto" w:fill="FFFFFF"/>
        <w:ind w:left="426"/>
        <w:rPr>
          <w:ins w:id="15" w:author="Brian Sheil" w:date="2023-03-27T14:05:00Z"/>
          <w:rFonts w:eastAsia="Times New Roman" w:cs="Arial"/>
          <w:color w:val="FF0000"/>
        </w:rPr>
      </w:pPr>
      <w:r w:rsidRPr="00A500D7">
        <w:rPr>
          <w:rFonts w:eastAsia="Times New Roman" w:cs="Arial"/>
          <w:b/>
          <w:bCs/>
          <w:color w:val="FF0000"/>
        </w:rPr>
        <w:t>Response:</w:t>
      </w:r>
      <w:r w:rsidR="0018636C" w:rsidRPr="00A500D7">
        <w:rPr>
          <w:rFonts w:eastAsia="Times New Roman" w:cs="Arial"/>
          <w:color w:val="FF0000"/>
        </w:rPr>
        <w:br/>
      </w:r>
    </w:p>
    <w:p w14:paraId="17C8FE32" w14:textId="042CC25D" w:rsidR="00131F84" w:rsidRDefault="00131F84" w:rsidP="00700885">
      <w:pPr>
        <w:pStyle w:val="ListParagraph"/>
        <w:shd w:val="clear" w:color="auto" w:fill="FFFFFF"/>
        <w:ind w:left="426"/>
        <w:rPr>
          <w:ins w:id="16" w:author="Brian Sheil" w:date="2023-03-27T14:08:00Z"/>
          <w:rFonts w:eastAsia="Times New Roman" w:cs="Arial"/>
        </w:rPr>
      </w:pPr>
      <w:ins w:id="17" w:author="Brian Sheil" w:date="2023-03-27T14:06:00Z">
        <w:r>
          <w:rPr>
            <w:rFonts w:eastAsia="Times New Roman" w:cs="Arial"/>
          </w:rPr>
          <w:t xml:space="preserve">The reviewer is correct that such an optimisation process (of an </w:t>
        </w:r>
      </w:ins>
      <w:ins w:id="18" w:author="Brian Sheil" w:date="2023-03-27T14:07:00Z">
        <w:r>
          <w:rPr>
            <w:rFonts w:eastAsia="Times New Roman" w:cs="Arial"/>
          </w:rPr>
          <w:t>undetermined system) has multiple non-unique solutions.</w:t>
        </w:r>
      </w:ins>
      <w:ins w:id="19" w:author="Brian Sheil" w:date="2023-03-27T14:08:00Z">
        <w:r>
          <w:rPr>
            <w:rFonts w:eastAsia="Times New Roman" w:cs="Arial"/>
          </w:rPr>
          <w:t xml:space="preserve"> </w:t>
        </w:r>
      </w:ins>
      <w:ins w:id="20" w:author="Brian Sheil" w:date="2023-03-27T14:22:00Z">
        <w:r w:rsidR="00DE4243">
          <w:rPr>
            <w:rFonts w:eastAsia="Times New Roman" w:cs="Arial"/>
          </w:rPr>
          <w:t xml:space="preserve">In the present study, </w:t>
        </w:r>
      </w:ins>
      <w:ins w:id="21" w:author="Brian Sheil" w:date="2023-03-27T14:28:00Z">
        <w:r w:rsidR="00DE4243">
          <w:rPr>
            <w:rFonts w:eastAsia="Times New Roman" w:cs="Arial"/>
          </w:rPr>
          <w:t xml:space="preserve">we assume </w:t>
        </w:r>
      </w:ins>
      <w:ins w:id="22" w:author="Brian Sheil" w:date="2023-03-27T14:29:00Z">
        <w:r w:rsidR="00DE4243">
          <w:rPr>
            <w:rFonts w:eastAsia="Times New Roman" w:cs="Arial"/>
          </w:rPr>
          <w:t>the uncertain SRD parameters to be updated are independent a</w:t>
        </w:r>
        <w:r w:rsidR="00DE4243" w:rsidRPr="00DE4243">
          <w:rPr>
            <w:rFonts w:eastAsia="Times New Roman" w:cs="Arial"/>
          </w:rPr>
          <w:t>s each model parameter plays a different role and has a different practical meaning</w:t>
        </w:r>
        <w:r w:rsidR="00DE4243">
          <w:rPr>
            <w:rFonts w:eastAsia="Times New Roman" w:cs="Arial"/>
          </w:rPr>
          <w:t>. Whilst achieving inter-dependence is certainly possible</w:t>
        </w:r>
      </w:ins>
      <w:ins w:id="23" w:author="Brian Sheil" w:date="2023-03-27T14:30:00Z">
        <w:r w:rsidR="00DE4243">
          <w:rPr>
            <w:rFonts w:eastAsia="Times New Roman" w:cs="Arial"/>
          </w:rPr>
          <w:t xml:space="preserve"> by considering </w:t>
        </w:r>
      </w:ins>
      <w:ins w:id="24" w:author="Brian Sheil" w:date="2023-03-27T14:32:00Z">
        <w:r w:rsidR="00DE4243">
          <w:rPr>
            <w:rFonts w:eastAsia="Times New Roman" w:cs="Arial"/>
          </w:rPr>
          <w:t>multivariate statistical distributions</w:t>
        </w:r>
      </w:ins>
      <w:ins w:id="25" w:author="Brian Sheil" w:date="2023-03-27T14:29:00Z">
        <w:r w:rsidR="00DE4243">
          <w:rPr>
            <w:rFonts w:eastAsia="Times New Roman" w:cs="Arial"/>
          </w:rPr>
          <w:t xml:space="preserve">, this leads to a notable increase in the complexity of the </w:t>
        </w:r>
      </w:ins>
      <w:ins w:id="26" w:author="Brian Sheil" w:date="2023-03-27T14:30:00Z">
        <w:r w:rsidR="00DE4243">
          <w:rPr>
            <w:rFonts w:eastAsia="Times New Roman" w:cs="Arial"/>
          </w:rPr>
          <w:t>optimisation problem, and therefore the computational cost</w:t>
        </w:r>
      </w:ins>
      <w:ins w:id="27" w:author="Brian Sheil" w:date="2023-03-27T14:33:00Z">
        <w:r w:rsidR="00DF2E24">
          <w:rPr>
            <w:rFonts w:eastAsia="Times New Roman" w:cs="Arial"/>
          </w:rPr>
          <w:t>.</w:t>
        </w:r>
      </w:ins>
      <w:ins w:id="28" w:author="Brian Sheil" w:date="2023-03-27T14:34:00Z">
        <w:r w:rsidR="00DF2E24">
          <w:rPr>
            <w:rFonts w:eastAsia="Times New Roman" w:cs="Arial"/>
          </w:rPr>
          <w:t xml:space="preserve"> The proposed approach was developed to target an optimal balance between computational </w:t>
        </w:r>
        <w:r w:rsidR="00DF2E24">
          <w:rPr>
            <w:rFonts w:eastAsia="Times New Roman" w:cs="Arial"/>
          </w:rPr>
          <w:lastRenderedPageBreak/>
          <w:t>efficiency, and thus likelihood for industry take-up, and statistical rigo</w:t>
        </w:r>
        <w:r w:rsidR="00DF2E24" w:rsidRPr="00DF2E24">
          <w:rPr>
            <w:rFonts w:eastAsia="Times New Roman" w:cs="Arial"/>
          </w:rPr>
          <w:t>r.</w:t>
        </w:r>
      </w:ins>
      <w:ins w:id="29" w:author="Brian Sheil" w:date="2023-03-27T14:35:00Z">
        <w:r w:rsidR="00DF2E24" w:rsidRPr="00DF2E24">
          <w:rPr>
            <w:rFonts w:eastAsia="Times New Roman" w:cs="Arial"/>
          </w:rPr>
          <w:t xml:space="preserve"> Additional commentary on this issue is included in the revised paper </w:t>
        </w:r>
        <w:r w:rsidR="00DF2E24" w:rsidRPr="00DF2E24">
          <w:rPr>
            <w:rFonts w:eastAsia="Times New Roman" w:cs="Arial"/>
            <w:highlight w:val="yellow"/>
            <w:rPrChange w:id="30" w:author="Brian Sheil" w:date="2023-03-27T14:38:00Z">
              <w:rPr>
                <w:rFonts w:eastAsia="Times New Roman" w:cs="Arial"/>
              </w:rPr>
            </w:rPrChange>
          </w:rPr>
          <w:t>(lines X – X).</w:t>
        </w:r>
      </w:ins>
      <w:ins w:id="31" w:author="Brian Sheil" w:date="2023-03-27T14:34:00Z">
        <w:r w:rsidR="00DF2E24">
          <w:rPr>
            <w:rFonts w:eastAsia="Times New Roman" w:cs="Arial"/>
          </w:rPr>
          <w:t xml:space="preserve"> </w:t>
        </w:r>
      </w:ins>
    </w:p>
    <w:p w14:paraId="6A90E4D9" w14:textId="40C8045C" w:rsidR="00131F84" w:rsidRDefault="00131F84" w:rsidP="00700885">
      <w:pPr>
        <w:pStyle w:val="ListParagraph"/>
        <w:shd w:val="clear" w:color="auto" w:fill="FFFFFF"/>
        <w:ind w:left="426"/>
        <w:rPr>
          <w:ins w:id="32" w:author="Brian Sheil" w:date="2023-03-27T14:08:00Z"/>
          <w:rFonts w:eastAsia="Times New Roman" w:cs="Arial"/>
        </w:rPr>
      </w:pPr>
    </w:p>
    <w:p w14:paraId="545C020E" w14:textId="77777777" w:rsidR="00131F84" w:rsidRPr="00131F84" w:rsidRDefault="00131F84" w:rsidP="00700885">
      <w:pPr>
        <w:pStyle w:val="ListParagraph"/>
        <w:shd w:val="clear" w:color="auto" w:fill="FFFFFF"/>
        <w:ind w:left="426"/>
        <w:rPr>
          <w:rFonts w:eastAsia="Times New Roman" w:cs="Arial"/>
          <w:rPrChange w:id="33" w:author="Brian Sheil" w:date="2023-03-27T14:06:00Z">
            <w:rPr>
              <w:rFonts w:eastAsia="Times New Roman" w:cs="Arial"/>
              <w:color w:val="FF0000"/>
            </w:rPr>
          </w:rPrChange>
        </w:rPr>
      </w:pPr>
    </w:p>
    <w:p w14:paraId="5AB7F971" w14:textId="00511D00" w:rsidR="009C7DD9" w:rsidRPr="00227A74" w:rsidRDefault="009C7DD9" w:rsidP="00CC3791">
      <w:pPr>
        <w:pStyle w:val="Heading1"/>
        <w:rPr>
          <w:rFonts w:cs="Arial"/>
          <w:sz w:val="22"/>
          <w:szCs w:val="22"/>
          <w:lang w:eastAsia="en-US"/>
        </w:rPr>
      </w:pPr>
      <w:r w:rsidRPr="00227A74">
        <w:rPr>
          <w:rFonts w:cs="Arial"/>
          <w:sz w:val="22"/>
          <w:szCs w:val="22"/>
          <w:lang w:eastAsia="en-US"/>
        </w:rPr>
        <w:t xml:space="preserve">Reviewer </w:t>
      </w:r>
      <w:r w:rsidR="00312029" w:rsidRPr="00227A74">
        <w:rPr>
          <w:rFonts w:cs="Arial"/>
          <w:sz w:val="22"/>
          <w:szCs w:val="22"/>
          <w:lang w:eastAsia="en-US"/>
        </w:rPr>
        <w:t>2</w:t>
      </w:r>
    </w:p>
    <w:p w14:paraId="22512726" w14:textId="77777777" w:rsidR="009357F1" w:rsidRPr="00227A74" w:rsidRDefault="009357F1" w:rsidP="009357F1">
      <w:pPr>
        <w:rPr>
          <w:rFonts w:cs="Arial"/>
          <w:lang w:eastAsia="en-US"/>
        </w:rPr>
      </w:pPr>
    </w:p>
    <w:p w14:paraId="39F35B49" w14:textId="77777777" w:rsidR="00371669" w:rsidRPr="00227A74" w:rsidRDefault="00371669" w:rsidP="00B4731C">
      <w:pPr>
        <w:pStyle w:val="Default"/>
        <w:rPr>
          <w:rFonts w:ascii="Arial" w:hAnsi="Arial" w:cs="Arial"/>
          <w:color w:val="auto"/>
          <w:sz w:val="22"/>
          <w:szCs w:val="22"/>
        </w:rPr>
      </w:pPr>
    </w:p>
    <w:p w14:paraId="5F72532B" w14:textId="77777777" w:rsidR="00B4731C" w:rsidRPr="00227A74" w:rsidRDefault="00B4731C" w:rsidP="00B4731C">
      <w:pPr>
        <w:pStyle w:val="Default"/>
        <w:rPr>
          <w:rFonts w:ascii="Arial" w:hAnsi="Arial" w:cs="Arial"/>
          <w:color w:val="auto"/>
          <w:sz w:val="22"/>
          <w:szCs w:val="22"/>
        </w:rPr>
      </w:pPr>
      <w:r w:rsidRPr="00227A74">
        <w:rPr>
          <w:rFonts w:ascii="Arial" w:hAnsi="Arial" w:cs="Arial"/>
          <w:b/>
          <w:bCs/>
          <w:color w:val="auto"/>
          <w:sz w:val="22"/>
          <w:szCs w:val="22"/>
        </w:rPr>
        <w:t xml:space="preserve">General evaluation </w:t>
      </w:r>
    </w:p>
    <w:p w14:paraId="0B3E619D" w14:textId="77777777" w:rsidR="00371669" w:rsidRPr="00227A74" w:rsidRDefault="00371669" w:rsidP="00B4731C">
      <w:pPr>
        <w:pStyle w:val="Default"/>
        <w:rPr>
          <w:rFonts w:ascii="Arial" w:hAnsi="Arial" w:cs="Arial"/>
          <w:color w:val="auto"/>
          <w:sz w:val="22"/>
          <w:szCs w:val="22"/>
        </w:rPr>
      </w:pPr>
    </w:p>
    <w:p w14:paraId="3FED86EA" w14:textId="4801E1C0" w:rsidR="00B4731C" w:rsidRPr="00227A74" w:rsidRDefault="00B4731C" w:rsidP="00B4731C">
      <w:pPr>
        <w:pStyle w:val="Default"/>
        <w:rPr>
          <w:rFonts w:ascii="Arial" w:hAnsi="Arial" w:cs="Arial"/>
          <w:color w:val="auto"/>
          <w:sz w:val="22"/>
          <w:szCs w:val="22"/>
        </w:rPr>
      </w:pPr>
      <w:r w:rsidRPr="00227A74">
        <w:rPr>
          <w:rFonts w:ascii="Arial" w:hAnsi="Arial" w:cs="Arial"/>
          <w:color w:val="auto"/>
          <w:sz w:val="22"/>
          <w:szCs w:val="22"/>
        </w:rPr>
        <w:t xml:space="preserve">I’ve found this a generally well written, </w:t>
      </w:r>
      <w:proofErr w:type="gramStart"/>
      <w:r w:rsidRPr="00227A74">
        <w:rPr>
          <w:rFonts w:ascii="Arial" w:hAnsi="Arial" w:cs="Arial"/>
          <w:color w:val="auto"/>
          <w:sz w:val="22"/>
          <w:szCs w:val="22"/>
        </w:rPr>
        <w:t>interesting</w:t>
      </w:r>
      <w:proofErr w:type="gramEnd"/>
      <w:r w:rsidRPr="00227A74">
        <w:rPr>
          <w:rFonts w:ascii="Arial" w:hAnsi="Arial" w:cs="Arial"/>
          <w:color w:val="auto"/>
          <w:sz w:val="22"/>
          <w:szCs w:val="22"/>
        </w:rPr>
        <w:t xml:space="preserve"> and original contribution to a subject of relevance for the journal readership. There are </w:t>
      </w:r>
      <w:proofErr w:type="gramStart"/>
      <w:r w:rsidRPr="00227A74">
        <w:rPr>
          <w:rFonts w:ascii="Arial" w:hAnsi="Arial" w:cs="Arial"/>
          <w:color w:val="auto"/>
          <w:sz w:val="22"/>
          <w:szCs w:val="22"/>
        </w:rPr>
        <w:t>a number of</w:t>
      </w:r>
      <w:proofErr w:type="gramEnd"/>
      <w:r w:rsidRPr="00227A74">
        <w:rPr>
          <w:rFonts w:ascii="Arial" w:hAnsi="Arial" w:cs="Arial"/>
          <w:color w:val="auto"/>
          <w:sz w:val="22"/>
          <w:szCs w:val="22"/>
        </w:rPr>
        <w:t xml:space="preserve"> aspects that in my opinion require clarification and/or correction before publication. My comments below are oriented to help in this respect. </w:t>
      </w:r>
    </w:p>
    <w:p w14:paraId="183D711C" w14:textId="77777777" w:rsidR="00371669" w:rsidRPr="00A500D7" w:rsidRDefault="00371669" w:rsidP="00B4731C">
      <w:pPr>
        <w:pStyle w:val="Default"/>
        <w:rPr>
          <w:rFonts w:ascii="Arial" w:hAnsi="Arial" w:cs="Arial"/>
          <w:b/>
          <w:bCs/>
          <w:color w:val="FF0000"/>
          <w:sz w:val="22"/>
          <w:szCs w:val="22"/>
        </w:rPr>
      </w:pPr>
    </w:p>
    <w:p w14:paraId="165DA73C" w14:textId="733375DC" w:rsidR="00B4731C" w:rsidRPr="00A500D7" w:rsidRDefault="00B4731C" w:rsidP="00B4731C">
      <w:pPr>
        <w:pStyle w:val="Default"/>
        <w:rPr>
          <w:rFonts w:ascii="Arial" w:hAnsi="Arial" w:cs="Arial"/>
          <w:color w:val="FF0000"/>
          <w:sz w:val="22"/>
          <w:szCs w:val="22"/>
        </w:rPr>
      </w:pPr>
      <w:r w:rsidRPr="00227A74">
        <w:rPr>
          <w:rFonts w:ascii="Arial" w:hAnsi="Arial" w:cs="Arial"/>
          <w:b/>
          <w:bCs/>
          <w:color w:val="auto"/>
          <w:sz w:val="22"/>
          <w:szCs w:val="22"/>
        </w:rPr>
        <w:t xml:space="preserve">Observations </w:t>
      </w:r>
    </w:p>
    <w:p w14:paraId="38ACF342" w14:textId="77777777" w:rsidR="00007BE4" w:rsidRPr="00A500D7" w:rsidRDefault="00007BE4" w:rsidP="00B4731C">
      <w:pPr>
        <w:pStyle w:val="Default"/>
        <w:rPr>
          <w:rFonts w:ascii="Arial" w:hAnsi="Arial" w:cs="Arial"/>
          <w:color w:val="FF0000"/>
          <w:sz w:val="22"/>
          <w:szCs w:val="22"/>
        </w:rPr>
      </w:pPr>
    </w:p>
    <w:p w14:paraId="21E575AD" w14:textId="31B2EFF9" w:rsidR="00B4731C" w:rsidRPr="000765A9" w:rsidRDefault="00B4731C" w:rsidP="00AD5C2B">
      <w:pPr>
        <w:pStyle w:val="Default"/>
        <w:numPr>
          <w:ilvl w:val="0"/>
          <w:numId w:val="19"/>
        </w:numPr>
        <w:ind w:left="426"/>
        <w:rPr>
          <w:rFonts w:ascii="Arial" w:hAnsi="Arial" w:cs="Arial"/>
          <w:b/>
          <w:bCs/>
          <w:color w:val="FF0000"/>
          <w:sz w:val="22"/>
          <w:szCs w:val="22"/>
        </w:rPr>
      </w:pPr>
      <w:r w:rsidRPr="000765A9">
        <w:rPr>
          <w:rFonts w:ascii="Arial" w:hAnsi="Arial" w:cs="Arial"/>
          <w:b/>
          <w:bCs/>
          <w:color w:val="FF0000"/>
          <w:sz w:val="22"/>
          <w:szCs w:val="22"/>
        </w:rPr>
        <w:t xml:space="preserve">What is the rationale for the initial assumption COV = 0.3 for all parameters? Does the value assumed affect the optimization output or algorithm performance? Please </w:t>
      </w:r>
      <w:proofErr w:type="gramStart"/>
      <w:r w:rsidRPr="000765A9">
        <w:rPr>
          <w:rFonts w:ascii="Arial" w:hAnsi="Arial" w:cs="Arial"/>
          <w:b/>
          <w:bCs/>
          <w:color w:val="FF0000"/>
          <w:sz w:val="22"/>
          <w:szCs w:val="22"/>
        </w:rPr>
        <w:t>comment</w:t>
      </w:r>
      <w:proofErr w:type="gramEnd"/>
      <w:r w:rsidRPr="000765A9">
        <w:rPr>
          <w:rFonts w:ascii="Arial" w:hAnsi="Arial" w:cs="Arial"/>
          <w:b/>
          <w:bCs/>
          <w:color w:val="FF0000"/>
          <w:sz w:val="22"/>
          <w:szCs w:val="22"/>
        </w:rPr>
        <w:t xml:space="preserve"> </w:t>
      </w:r>
    </w:p>
    <w:p w14:paraId="61CCB8B9" w14:textId="77777777" w:rsidR="000765A9" w:rsidRDefault="000765A9" w:rsidP="00AD5C2B">
      <w:pPr>
        <w:pStyle w:val="ListParagraph"/>
        <w:shd w:val="clear" w:color="auto" w:fill="FFFFFF"/>
        <w:ind w:left="426"/>
        <w:rPr>
          <w:rFonts w:cs="Arial"/>
          <w:b/>
          <w:bCs/>
        </w:rPr>
      </w:pPr>
    </w:p>
    <w:p w14:paraId="47C069F7" w14:textId="2B46A4B5" w:rsidR="00AA2CD1" w:rsidRPr="00DF2E24" w:rsidRDefault="005D3D6D" w:rsidP="00AD5C2B">
      <w:pPr>
        <w:pStyle w:val="ListParagraph"/>
        <w:shd w:val="clear" w:color="auto" w:fill="FFFFFF"/>
        <w:ind w:left="426"/>
        <w:rPr>
          <w:rFonts w:cs="Arial"/>
          <w:iCs/>
        </w:rPr>
      </w:pPr>
      <w:r w:rsidRPr="005D3D6D">
        <w:rPr>
          <w:rFonts w:cs="Arial"/>
          <w:b/>
          <w:bCs/>
        </w:rPr>
        <w:t xml:space="preserve">Response: </w:t>
      </w:r>
      <w:ins w:id="34" w:author="Brian Sheil" w:date="2023-03-27T14:39:00Z">
        <w:r w:rsidR="00DF2E24">
          <w:rPr>
            <w:rFonts w:cs="Arial"/>
          </w:rPr>
          <w:t>The reviewer raises an important point</w:t>
        </w:r>
      </w:ins>
      <w:ins w:id="35" w:author="Brian Sheil" w:date="2023-03-27T14:51:00Z">
        <w:r w:rsidR="00A44935">
          <w:rPr>
            <w:rFonts w:cs="Arial"/>
          </w:rPr>
          <w:t xml:space="preserve"> which was perhaps under-stated in our previous submission. </w:t>
        </w:r>
        <w:bookmarkStart w:id="36" w:name="_Hlk130821621"/>
        <w:r w:rsidR="00A44935">
          <w:rPr>
            <w:rFonts w:cs="Arial"/>
          </w:rPr>
          <w:t>We adopted COV</w:t>
        </w:r>
      </w:ins>
      <w:ins w:id="37" w:author="Brian Sheil" w:date="2023-03-27T14:58:00Z">
        <w:r w:rsidR="007512C7">
          <w:rPr>
            <w:rFonts w:cs="Arial"/>
          </w:rPr>
          <w:t xml:space="preserve"> </w:t>
        </w:r>
      </w:ins>
      <w:ins w:id="38" w:author="Brian Sheil" w:date="2023-03-27T14:51:00Z">
        <w:r w:rsidR="00A44935">
          <w:rPr>
            <w:rFonts w:cs="Arial"/>
          </w:rPr>
          <w:t>=</w:t>
        </w:r>
      </w:ins>
      <w:ins w:id="39" w:author="Brian Sheil" w:date="2023-03-27T14:58:00Z">
        <w:r w:rsidR="007512C7">
          <w:rPr>
            <w:rFonts w:cs="Arial"/>
          </w:rPr>
          <w:t xml:space="preserve"> </w:t>
        </w:r>
      </w:ins>
      <w:ins w:id="40" w:author="Brian Sheil" w:date="2023-03-27T14:51:00Z">
        <w:r w:rsidR="00A44935">
          <w:rPr>
            <w:rFonts w:cs="Arial"/>
          </w:rPr>
          <w:t xml:space="preserve">0.3 for all parameters to achieve ‘weak’ priors such that the posterior distributions </w:t>
        </w:r>
      </w:ins>
      <w:ins w:id="41" w:author="Brian Sheil" w:date="2023-03-27T14:52:00Z">
        <w:r w:rsidR="00A44935">
          <w:rPr>
            <w:rFonts w:cs="Arial"/>
          </w:rPr>
          <w:t>are largely</w:t>
        </w:r>
      </w:ins>
      <w:ins w:id="42" w:author="Brian Sheil" w:date="2023-03-27T14:58:00Z">
        <w:r w:rsidR="007512C7">
          <w:rPr>
            <w:rFonts w:cs="Arial"/>
          </w:rPr>
          <w:t xml:space="preserve"> dictated by the evidence, specifically the </w:t>
        </w:r>
      </w:ins>
      <w:ins w:id="43" w:author="Brian Sheil" w:date="2023-03-27T14:52:00Z">
        <w:r w:rsidR="00A44935">
          <w:rPr>
            <w:rFonts w:cs="Arial"/>
          </w:rPr>
          <w:t>likelihood distributions</w:t>
        </w:r>
      </w:ins>
      <w:ins w:id="44" w:author="Brian Sheil" w:date="2023-03-27T14:59:00Z">
        <w:r w:rsidR="007512C7">
          <w:rPr>
            <w:rFonts w:cs="Arial"/>
          </w:rPr>
          <w:t xml:space="preserve"> of the monitored data</w:t>
        </w:r>
      </w:ins>
      <w:ins w:id="45" w:author="Brian Sheil" w:date="2023-03-27T14:52:00Z">
        <w:r w:rsidR="00A44935">
          <w:rPr>
            <w:rFonts w:cs="Arial"/>
          </w:rPr>
          <w:t>. Conversely, a low COV indicates strong belief in the adopted prior parameters</w:t>
        </w:r>
      </w:ins>
      <w:ins w:id="46" w:author="Brian Sheil" w:date="2023-03-27T14:55:00Z">
        <w:r w:rsidR="007512C7">
          <w:rPr>
            <w:rFonts w:cs="Arial"/>
          </w:rPr>
          <w:t xml:space="preserve"> such </w:t>
        </w:r>
      </w:ins>
      <w:ins w:id="47" w:author="Brian Sheil" w:date="2023-03-27T14:56:00Z">
        <w:r w:rsidR="007512C7">
          <w:rPr>
            <w:rFonts w:cs="Arial"/>
          </w:rPr>
          <w:t>that posteriors are</w:t>
        </w:r>
      </w:ins>
      <w:ins w:id="48" w:author="Brian Sheil" w:date="2023-03-27T14:59:00Z">
        <w:r w:rsidR="007512C7">
          <w:rPr>
            <w:rFonts w:cs="Arial"/>
          </w:rPr>
          <w:t xml:space="preserve"> more</w:t>
        </w:r>
      </w:ins>
      <w:ins w:id="49" w:author="Brian Sheil" w:date="2023-03-27T14:56:00Z">
        <w:r w:rsidR="007512C7">
          <w:rPr>
            <w:rFonts w:cs="Arial"/>
          </w:rPr>
          <w:t xml:space="preserve"> heavily influenced by our prior estimates. With access to large databases of monitored data, the authors expect </w:t>
        </w:r>
      </w:ins>
      <w:ins w:id="50" w:author="Brian Sheil" w:date="2023-03-27T14:57:00Z">
        <w:r w:rsidR="007512C7">
          <w:rPr>
            <w:rFonts w:cs="Arial"/>
          </w:rPr>
          <w:t xml:space="preserve">that future research will be able to make use of COV values which are tailored to the relative confidence in a given parameter. </w:t>
        </w:r>
        <w:bookmarkEnd w:id="36"/>
        <w:r w:rsidR="007512C7">
          <w:rPr>
            <w:rFonts w:cs="Arial"/>
          </w:rPr>
          <w:t xml:space="preserve">A short note on this point has been included in our revised submission </w:t>
        </w:r>
        <w:r w:rsidR="007512C7" w:rsidRPr="007512C7">
          <w:rPr>
            <w:rFonts w:cs="Arial"/>
            <w:highlight w:val="yellow"/>
            <w:rPrChange w:id="51" w:author="Brian Sheil" w:date="2023-03-27T14:58:00Z">
              <w:rPr>
                <w:rFonts w:cs="Arial"/>
              </w:rPr>
            </w:rPrChange>
          </w:rPr>
          <w:t>(lines X – X)</w:t>
        </w:r>
        <w:r w:rsidR="007512C7">
          <w:rPr>
            <w:rFonts w:cs="Arial"/>
          </w:rPr>
          <w:t>.</w:t>
        </w:r>
      </w:ins>
    </w:p>
    <w:p w14:paraId="6F59167B" w14:textId="7A163E3F" w:rsidR="00AA2CD1" w:rsidRDefault="00AA2CD1" w:rsidP="00AD5C2B">
      <w:pPr>
        <w:pStyle w:val="ListParagraph"/>
        <w:shd w:val="clear" w:color="auto" w:fill="FFFFFF"/>
        <w:ind w:left="426"/>
      </w:pPr>
      <w:r>
        <w:tab/>
      </w:r>
    </w:p>
    <w:p w14:paraId="46BA7B15" w14:textId="77777777" w:rsidR="00AA2CD1" w:rsidRPr="005D3D6D" w:rsidRDefault="00AA2CD1" w:rsidP="00AD5C2B">
      <w:pPr>
        <w:pStyle w:val="ListParagraph"/>
        <w:shd w:val="clear" w:color="auto" w:fill="FFFFFF"/>
        <w:ind w:left="426"/>
        <w:rPr>
          <w:rFonts w:cs="Arial"/>
          <w:b/>
          <w:bCs/>
        </w:rPr>
      </w:pPr>
    </w:p>
    <w:p w14:paraId="0581E6C6" w14:textId="040624D5"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L132-133 I am puzzled about this choice: quake and damping are famously obscure parameters, and you recognize their large influence in output... why were they excluded from the optimization? Is this a fundamental limitation of the method? Some explanation seems </w:t>
      </w:r>
      <w:proofErr w:type="gramStart"/>
      <w:r w:rsidRPr="000765A9">
        <w:rPr>
          <w:rFonts w:ascii="Arial" w:hAnsi="Arial" w:cs="Arial"/>
          <w:b/>
          <w:bCs/>
          <w:color w:val="auto"/>
          <w:sz w:val="22"/>
          <w:szCs w:val="22"/>
        </w:rPr>
        <w:t>necessary</w:t>
      </w:r>
      <w:proofErr w:type="gramEnd"/>
      <w:r w:rsidRPr="000765A9">
        <w:rPr>
          <w:rFonts w:ascii="Arial" w:hAnsi="Arial" w:cs="Arial"/>
          <w:b/>
          <w:bCs/>
          <w:color w:val="auto"/>
          <w:sz w:val="22"/>
          <w:szCs w:val="22"/>
        </w:rPr>
        <w:t xml:space="preserve"> </w:t>
      </w:r>
    </w:p>
    <w:p w14:paraId="1B991C1A" w14:textId="6F578DE6" w:rsidR="003B1DD0" w:rsidRPr="005D3D6D" w:rsidRDefault="008426E8" w:rsidP="00AD5C2B">
      <w:pPr>
        <w:pStyle w:val="ListParagraph"/>
        <w:shd w:val="clear" w:color="auto" w:fill="FFFFFF"/>
        <w:ind w:left="426"/>
        <w:rPr>
          <w:rFonts w:cs="Arial"/>
          <w:b/>
          <w:bCs/>
        </w:rPr>
      </w:pPr>
      <w:r w:rsidRPr="00F000C6">
        <w:rPr>
          <w:rFonts w:eastAsia="Times New Roman" w:cs="Arial"/>
          <w:b/>
          <w:bCs/>
        </w:rPr>
        <w:t>Response:</w:t>
      </w:r>
      <w:r w:rsidR="003B1DD0" w:rsidRPr="00F000C6">
        <w:rPr>
          <w:rFonts w:cs="Arial"/>
          <w:b/>
          <w:bCs/>
        </w:rPr>
        <w:t xml:space="preserve"> </w:t>
      </w:r>
      <w:r w:rsidR="003B1DD0" w:rsidRPr="000765A9">
        <w:rPr>
          <w:rFonts w:cs="Arial"/>
        </w:rPr>
        <w:t>Thank you. We have included the below in the text. Please also see our response to comment 1.</w:t>
      </w:r>
    </w:p>
    <w:p w14:paraId="5BD7DD45" w14:textId="77777777" w:rsidR="003B1DD0" w:rsidRPr="005D3D6D" w:rsidRDefault="003B1DD0" w:rsidP="00AD5C2B">
      <w:pPr>
        <w:pStyle w:val="ListParagraph"/>
        <w:shd w:val="clear" w:color="auto" w:fill="FFFFFF"/>
        <w:ind w:left="426"/>
        <w:rPr>
          <w:rFonts w:cs="Arial"/>
          <w:b/>
          <w:bCs/>
        </w:rPr>
      </w:pPr>
    </w:p>
    <w:p w14:paraId="03509961" w14:textId="43F8F855" w:rsidR="003B1DD0" w:rsidRPr="003B1DD0" w:rsidRDefault="003B1DD0" w:rsidP="00AD5C2B">
      <w:pPr>
        <w:pStyle w:val="ListParagraph"/>
        <w:shd w:val="clear" w:color="auto" w:fill="FFFFFF"/>
        <w:ind w:left="426"/>
      </w:pPr>
      <w:r w:rsidRPr="003B1DD0">
        <w:t>Fixed values have been adopted for the Smith parameters in this study (i) for simplicity and to demonstrate the optimisation framework and (ii) to compare with predictions made with the conventional SRD approach. However</w:t>
      </w:r>
      <w:ins w:id="52" w:author="Brian Sheil" w:date="2023-03-27T15:01:00Z">
        <w:r w:rsidR="007512C7">
          <w:t>,</w:t>
        </w:r>
      </w:ins>
      <w:r w:rsidRPr="003B1DD0">
        <w:t xml:space="preserve"> it is accepted that these parameters may also vary with soil type and pile geometry and </w:t>
      </w:r>
      <w:ins w:id="53" w:author="Brian Sheil" w:date="2023-03-27T15:01:00Z">
        <w:r w:rsidR="007512C7">
          <w:t xml:space="preserve">thus </w:t>
        </w:r>
      </w:ins>
      <w:r w:rsidRPr="003B1DD0">
        <w:t>be affected by the limitations of the method. (</w:t>
      </w:r>
      <w:proofErr w:type="spellStart"/>
      <w:proofErr w:type="gramStart"/>
      <w:r w:rsidRPr="003B1DD0">
        <w:t>pg</w:t>
      </w:r>
      <w:proofErr w:type="spellEnd"/>
      <w:proofErr w:type="gramEnd"/>
      <w:r>
        <w:t xml:space="preserve"> </w:t>
      </w:r>
      <w:r w:rsidRPr="003B1DD0">
        <w:t>7/8)</w:t>
      </w:r>
    </w:p>
    <w:p w14:paraId="4618D4A3" w14:textId="77777777" w:rsidR="003B1DD0" w:rsidRPr="003B1DD0" w:rsidRDefault="003B1DD0" w:rsidP="00AD5C2B">
      <w:pPr>
        <w:pStyle w:val="ListParagraph"/>
        <w:shd w:val="clear" w:color="auto" w:fill="FFFFFF"/>
        <w:ind w:left="426"/>
      </w:pPr>
    </w:p>
    <w:p w14:paraId="64DCAE05" w14:textId="6572CC16" w:rsidR="008426E8" w:rsidRPr="00F000C6" w:rsidRDefault="003B1DD0" w:rsidP="00AD5C2B">
      <w:pPr>
        <w:pStyle w:val="ListParagraph"/>
        <w:shd w:val="clear" w:color="auto" w:fill="FFFFFF"/>
        <w:ind w:left="426"/>
        <w:rPr>
          <w:rFonts w:cs="Arial"/>
          <w:iCs/>
        </w:rPr>
      </w:pPr>
      <w:r w:rsidRPr="003B1DD0">
        <w:rPr>
          <w:rFonts w:cs="Arial"/>
          <w:iCs/>
        </w:rPr>
        <w:t>Application of the proposed framework to a larger database of pile driving records with a greater range of L/D ratios is warranted to further investigate the trends observed as is consideration of additional, more advanced, rheological models whose parameters could be included in the vector of uncertain variables given in Eq. 8.</w:t>
      </w:r>
      <w:r>
        <w:rPr>
          <w:rFonts w:cs="Arial"/>
          <w:iCs/>
        </w:rPr>
        <w:t xml:space="preserve"> (</w:t>
      </w:r>
      <w:proofErr w:type="spellStart"/>
      <w:proofErr w:type="gramStart"/>
      <w:r>
        <w:rPr>
          <w:rFonts w:cs="Arial"/>
          <w:iCs/>
        </w:rPr>
        <w:t>pg</w:t>
      </w:r>
      <w:proofErr w:type="spellEnd"/>
      <w:proofErr w:type="gramEnd"/>
      <w:r>
        <w:rPr>
          <w:rFonts w:cs="Arial"/>
          <w:iCs/>
        </w:rPr>
        <w:t xml:space="preserve"> 17, conclusions) </w:t>
      </w:r>
    </w:p>
    <w:p w14:paraId="65CBD794" w14:textId="77777777" w:rsidR="008426E8" w:rsidRPr="00A500D7" w:rsidRDefault="008426E8" w:rsidP="00AD5C2B">
      <w:pPr>
        <w:pStyle w:val="Default"/>
        <w:ind w:left="426"/>
        <w:rPr>
          <w:rFonts w:ascii="Arial" w:hAnsi="Arial" w:cs="Arial"/>
          <w:color w:val="FF0000"/>
          <w:sz w:val="22"/>
          <w:szCs w:val="22"/>
        </w:rPr>
      </w:pPr>
    </w:p>
    <w:p w14:paraId="1771FFF0" w14:textId="0B9356A3"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The reference given for IMPACT is not useful, as it cannot be found easily. Is there not something more accessible? </w:t>
      </w:r>
    </w:p>
    <w:p w14:paraId="7F751352" w14:textId="77777777" w:rsidR="000765A9" w:rsidRDefault="000765A9" w:rsidP="00AD5C2B">
      <w:pPr>
        <w:pStyle w:val="Default"/>
        <w:ind w:left="426"/>
        <w:rPr>
          <w:rFonts w:ascii="Arial" w:eastAsia="Times New Roman" w:hAnsi="Arial" w:cs="Arial"/>
          <w:b/>
          <w:bCs/>
          <w:color w:val="auto"/>
          <w:sz w:val="22"/>
          <w:szCs w:val="22"/>
        </w:rPr>
      </w:pPr>
    </w:p>
    <w:p w14:paraId="60D284DB" w14:textId="229B7496" w:rsidR="001E20A2" w:rsidRPr="00CC2A67" w:rsidRDefault="001E20A2" w:rsidP="00AD5C2B">
      <w:pPr>
        <w:pStyle w:val="Default"/>
        <w:ind w:left="426"/>
        <w:rPr>
          <w:rFonts w:ascii="Arial" w:eastAsia="Times New Roman" w:hAnsi="Arial" w:cs="Arial"/>
          <w:b/>
          <w:bCs/>
          <w:color w:val="auto"/>
          <w:sz w:val="22"/>
          <w:szCs w:val="22"/>
        </w:rPr>
      </w:pPr>
      <w:r w:rsidRPr="00CC2A67">
        <w:rPr>
          <w:rFonts w:ascii="Arial" w:eastAsia="Times New Roman" w:hAnsi="Arial" w:cs="Arial"/>
          <w:b/>
          <w:bCs/>
          <w:color w:val="auto"/>
          <w:sz w:val="22"/>
          <w:szCs w:val="22"/>
        </w:rPr>
        <w:lastRenderedPageBreak/>
        <w:t>Response:</w:t>
      </w:r>
      <w:r w:rsidR="00A24474" w:rsidRPr="00CC2A67">
        <w:rPr>
          <w:rFonts w:ascii="Arial" w:eastAsia="Times New Roman" w:hAnsi="Arial" w:cs="Arial"/>
          <w:b/>
          <w:bCs/>
          <w:color w:val="auto"/>
          <w:sz w:val="22"/>
          <w:szCs w:val="22"/>
        </w:rPr>
        <w:t xml:space="preserve"> </w:t>
      </w:r>
      <w:r w:rsidR="00A24474" w:rsidRPr="00CC2A67">
        <w:rPr>
          <w:rFonts w:ascii="Arial" w:eastAsia="Times New Roman" w:hAnsi="Arial" w:cs="Arial"/>
          <w:color w:val="auto"/>
          <w:sz w:val="22"/>
          <w:szCs w:val="22"/>
        </w:rPr>
        <w:t xml:space="preserve">Thank you, we have added an additional reference to </w:t>
      </w:r>
      <w:hyperlink w:anchor="_ENREF_7" w:tooltip="Randolph, 1990 #355" w:history="1">
        <w:r w:rsidR="00A24474" w:rsidRPr="00D44089">
          <w:rPr>
            <w:rStyle w:val="Hyperlink"/>
            <w:rFonts w:ascii="Arial" w:eastAsia="Times New Roman" w:hAnsi="Arial" w:cs="Arial"/>
            <w:sz w:val="22"/>
            <w:szCs w:val="22"/>
          </w:rPr>
          <w:fldChar w:fldCharType="begin"/>
        </w:r>
        <w:r w:rsidR="00A24474" w:rsidRPr="00D44089">
          <w:rPr>
            <w:rStyle w:val="Hyperlink"/>
            <w:rFonts w:ascii="Arial" w:eastAsia="Times New Roman" w:hAnsi="Arial" w:cs="Arial"/>
            <w:sz w:val="22"/>
            <w:szCs w:val="22"/>
          </w:rPr>
          <w:instrText xml:space="preserve"> ADDIN EN.CITE &lt;EndNote&gt;&lt;Cite AuthorYear="1"&gt;&lt;Author&gt;Randolph&lt;/Author&gt;&lt;Year&gt;1990&lt;/Year&gt;&lt;RecNum&gt;355&lt;/RecNum&gt;&lt;DisplayText&gt;Randolph (1990)&lt;/DisplayText&gt;&lt;record&gt;&lt;rec-number&gt;355&lt;/rec-number&gt;&lt;foreign-keys&gt;&lt;key app="EN" db-id="pwzpt5dx6vpvdlefw085rsp0av2z2rfts9t2" timestamp="1473530260"&gt;355&lt;/key&gt;&lt;/foreign-keys&gt;&lt;ref-type name="Book Section"&gt;5&lt;/ref-type&gt;&lt;contributors&gt;&lt;authors&gt;&lt;author&gt;Randolph, M. F.&lt;/author&gt;&lt;/authors&gt;&lt;/contributors&gt;&lt;titles&gt;&lt;title&gt;Analysis of the dynamics of pile driving&lt;/title&gt;&lt;secondary-title&gt;Developments in Soil Mechanics IV: Advanced Geotechnical Analyses&lt;/secondary-title&gt;&lt;/titles&gt;&lt;pages&gt;202-245&lt;/pages&gt;&lt;num-vols&gt;Book, Section&lt;/num-vols&gt;&lt;dates&gt;&lt;year&gt;1990&lt;/year&gt;&lt;/dates&gt;&lt;publisher&gt;Elsevier&lt;/publisher&gt;&lt;urls&gt;&lt;/urls&gt;&lt;/record&gt;&lt;/Cite&gt;&lt;/EndNote&gt;</w:instrText>
        </w:r>
        <w:r w:rsidR="00A24474" w:rsidRPr="00D44089">
          <w:rPr>
            <w:rStyle w:val="Hyperlink"/>
            <w:rFonts w:ascii="Arial" w:eastAsia="Times New Roman" w:hAnsi="Arial" w:cs="Arial"/>
            <w:sz w:val="22"/>
            <w:szCs w:val="22"/>
          </w:rPr>
          <w:fldChar w:fldCharType="separate"/>
        </w:r>
        <w:r w:rsidR="00A24474" w:rsidRPr="00D44089">
          <w:rPr>
            <w:rStyle w:val="Hyperlink"/>
            <w:rFonts w:ascii="Arial" w:eastAsia="Times New Roman" w:hAnsi="Arial" w:cs="Arial"/>
            <w:noProof/>
            <w:sz w:val="22"/>
            <w:szCs w:val="22"/>
          </w:rPr>
          <w:t>Randolph (1990)</w:t>
        </w:r>
        <w:r w:rsidR="00A24474" w:rsidRPr="00D44089">
          <w:rPr>
            <w:rStyle w:val="Hyperlink"/>
            <w:rFonts w:ascii="Arial" w:eastAsia="Times New Roman" w:hAnsi="Arial" w:cs="Arial"/>
            <w:sz w:val="22"/>
            <w:szCs w:val="22"/>
          </w:rPr>
          <w:fldChar w:fldCharType="end"/>
        </w:r>
      </w:hyperlink>
      <w:r w:rsidR="00A24474" w:rsidRPr="00817CF8">
        <w:rPr>
          <w:rFonts w:ascii="Arial" w:eastAsia="Times New Roman" w:hAnsi="Arial" w:cs="Arial"/>
          <w:color w:val="auto"/>
          <w:sz w:val="22"/>
          <w:szCs w:val="22"/>
        </w:rPr>
        <w:t>.</w:t>
      </w:r>
      <w:r w:rsidR="00A24474" w:rsidRPr="00CC2A67">
        <w:rPr>
          <w:rFonts w:ascii="Arial" w:eastAsia="Times New Roman" w:hAnsi="Arial" w:cs="Arial"/>
          <w:color w:val="auto"/>
          <w:sz w:val="22"/>
          <w:szCs w:val="22"/>
        </w:rPr>
        <w:t xml:space="preserve"> IMPACT is now available as a </w:t>
      </w:r>
      <w:del w:id="54" w:author="Brian Sheil" w:date="2023-03-27T15:02:00Z">
        <w:r w:rsidR="00A24474" w:rsidRPr="00CC2A67" w:rsidDel="007512C7">
          <w:rPr>
            <w:rFonts w:ascii="Arial" w:eastAsia="Times New Roman" w:hAnsi="Arial" w:cs="Arial"/>
            <w:color w:val="auto"/>
            <w:sz w:val="22"/>
            <w:szCs w:val="22"/>
          </w:rPr>
          <w:delText>scaleable</w:delText>
        </w:r>
      </w:del>
      <w:ins w:id="55" w:author="Brian Sheil" w:date="2023-03-27T15:02:00Z">
        <w:r w:rsidR="007512C7" w:rsidRPr="00CC2A67">
          <w:rPr>
            <w:rFonts w:ascii="Arial" w:eastAsia="Times New Roman" w:hAnsi="Arial" w:cs="Arial"/>
            <w:color w:val="auto"/>
            <w:sz w:val="22"/>
            <w:szCs w:val="22"/>
          </w:rPr>
          <w:t>scalable</w:t>
        </w:r>
      </w:ins>
      <w:r w:rsidR="00A24474" w:rsidRPr="00CC2A67">
        <w:rPr>
          <w:rFonts w:ascii="Arial" w:eastAsia="Times New Roman" w:hAnsi="Arial" w:cs="Arial"/>
          <w:color w:val="auto"/>
          <w:sz w:val="22"/>
          <w:szCs w:val="22"/>
        </w:rPr>
        <w:t xml:space="preserve"> web-app via geocalcs.com</w:t>
      </w:r>
      <w:r w:rsidR="00CC2A67" w:rsidRPr="00CC2A67">
        <w:rPr>
          <w:rFonts w:ascii="Arial" w:eastAsia="Times New Roman" w:hAnsi="Arial" w:cs="Arial"/>
          <w:color w:val="auto"/>
          <w:sz w:val="22"/>
          <w:szCs w:val="22"/>
        </w:rPr>
        <w:t>. We have also added this to the text (</w:t>
      </w:r>
      <w:proofErr w:type="spellStart"/>
      <w:r w:rsidR="00CC2A67" w:rsidRPr="00CC2A67">
        <w:rPr>
          <w:rFonts w:ascii="Arial" w:eastAsia="Times New Roman" w:hAnsi="Arial" w:cs="Arial"/>
          <w:color w:val="auto"/>
          <w:sz w:val="22"/>
          <w:szCs w:val="22"/>
        </w:rPr>
        <w:t>pg</w:t>
      </w:r>
      <w:proofErr w:type="spellEnd"/>
      <w:r w:rsidR="00CC2A67" w:rsidRPr="00CC2A67">
        <w:rPr>
          <w:rFonts w:ascii="Arial" w:eastAsia="Times New Roman" w:hAnsi="Arial" w:cs="Arial"/>
          <w:color w:val="auto"/>
          <w:sz w:val="22"/>
          <w:szCs w:val="22"/>
        </w:rPr>
        <w:t xml:space="preserve"> 7)</w:t>
      </w:r>
    </w:p>
    <w:p w14:paraId="056785AD" w14:textId="77777777" w:rsidR="001E20A2" w:rsidRPr="00A500D7" w:rsidRDefault="001E20A2" w:rsidP="00AD5C2B">
      <w:pPr>
        <w:pStyle w:val="Default"/>
        <w:ind w:left="426"/>
        <w:rPr>
          <w:rFonts w:ascii="Arial" w:hAnsi="Arial" w:cs="Arial"/>
          <w:color w:val="FF0000"/>
          <w:sz w:val="22"/>
          <w:szCs w:val="22"/>
        </w:rPr>
      </w:pPr>
    </w:p>
    <w:p w14:paraId="0B0A5F72" w14:textId="66316A79"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L99 Where are the pore pressure peaks of up to 1MPa? they do not seem visible in the CPTu </w:t>
      </w:r>
      <w:proofErr w:type="gramStart"/>
      <w:r w:rsidRPr="000765A9">
        <w:rPr>
          <w:rFonts w:ascii="Arial" w:hAnsi="Arial" w:cs="Arial"/>
          <w:b/>
          <w:bCs/>
          <w:color w:val="auto"/>
          <w:sz w:val="22"/>
          <w:szCs w:val="22"/>
        </w:rPr>
        <w:t>traces</w:t>
      </w:r>
      <w:proofErr w:type="gramEnd"/>
      <w:r w:rsidRPr="000765A9">
        <w:rPr>
          <w:rFonts w:ascii="Arial" w:hAnsi="Arial" w:cs="Arial"/>
          <w:b/>
          <w:bCs/>
          <w:color w:val="auto"/>
          <w:sz w:val="22"/>
          <w:szCs w:val="22"/>
        </w:rPr>
        <w:t xml:space="preserve"> </w:t>
      </w:r>
    </w:p>
    <w:p w14:paraId="5A54CC98" w14:textId="77777777" w:rsidR="000765A9" w:rsidRDefault="000765A9" w:rsidP="00AD5C2B">
      <w:pPr>
        <w:pStyle w:val="Default"/>
        <w:ind w:left="426"/>
        <w:rPr>
          <w:rFonts w:ascii="Arial" w:eastAsia="Times New Roman" w:hAnsi="Arial" w:cs="Arial"/>
          <w:b/>
          <w:bCs/>
          <w:color w:val="auto"/>
          <w:sz w:val="22"/>
          <w:szCs w:val="22"/>
        </w:rPr>
      </w:pPr>
    </w:p>
    <w:p w14:paraId="0EA37240" w14:textId="490EDD83" w:rsidR="001E20A2" w:rsidRPr="00F30518" w:rsidRDefault="001E20A2" w:rsidP="00AD5C2B">
      <w:pPr>
        <w:pStyle w:val="Default"/>
        <w:ind w:left="426"/>
        <w:rPr>
          <w:rFonts w:ascii="Arial" w:hAnsi="Arial" w:cs="Arial"/>
          <w:color w:val="auto"/>
          <w:sz w:val="22"/>
          <w:szCs w:val="22"/>
        </w:rPr>
      </w:pPr>
      <w:r w:rsidRPr="00F30518">
        <w:rPr>
          <w:rFonts w:ascii="Arial" w:eastAsia="Times New Roman" w:hAnsi="Arial" w:cs="Arial"/>
          <w:b/>
          <w:bCs/>
          <w:color w:val="auto"/>
          <w:sz w:val="22"/>
          <w:szCs w:val="22"/>
        </w:rPr>
        <w:t>Response:</w:t>
      </w:r>
      <w:r w:rsidR="00F30518" w:rsidRPr="00F30518">
        <w:rPr>
          <w:rFonts w:ascii="Arial" w:eastAsia="Times New Roman" w:hAnsi="Arial" w:cs="Arial"/>
          <w:b/>
          <w:bCs/>
          <w:color w:val="auto"/>
          <w:sz w:val="22"/>
          <w:szCs w:val="22"/>
        </w:rPr>
        <w:t xml:space="preserve"> </w:t>
      </w:r>
      <w:r w:rsidR="00F30518" w:rsidRPr="00F30518">
        <w:rPr>
          <w:rFonts w:ascii="Arial" w:eastAsia="Times New Roman" w:hAnsi="Arial" w:cs="Arial"/>
          <w:color w:val="auto"/>
          <w:sz w:val="22"/>
          <w:szCs w:val="22"/>
        </w:rPr>
        <w:t>Thank you we have removed this statement as it does not relate to the locations considered</w:t>
      </w:r>
      <w:r w:rsidR="00F30518">
        <w:rPr>
          <w:rFonts w:ascii="Arial" w:eastAsia="Times New Roman" w:hAnsi="Arial" w:cs="Arial"/>
          <w:color w:val="auto"/>
          <w:sz w:val="22"/>
          <w:szCs w:val="22"/>
        </w:rPr>
        <w:t xml:space="preserve"> (</w:t>
      </w:r>
      <w:proofErr w:type="spellStart"/>
      <w:r w:rsidR="00F30518">
        <w:rPr>
          <w:rFonts w:ascii="Arial" w:eastAsia="Times New Roman" w:hAnsi="Arial" w:cs="Arial"/>
          <w:color w:val="auto"/>
          <w:sz w:val="22"/>
          <w:szCs w:val="22"/>
        </w:rPr>
        <w:t>pg</w:t>
      </w:r>
      <w:proofErr w:type="spellEnd"/>
      <w:r w:rsidR="00F30518">
        <w:rPr>
          <w:rFonts w:ascii="Arial" w:eastAsia="Times New Roman" w:hAnsi="Arial" w:cs="Arial"/>
          <w:color w:val="auto"/>
          <w:sz w:val="22"/>
          <w:szCs w:val="22"/>
        </w:rPr>
        <w:t xml:space="preserve"> 6).</w:t>
      </w:r>
    </w:p>
    <w:p w14:paraId="17AACDBC" w14:textId="77777777" w:rsidR="001E20A2" w:rsidRPr="00A500D7" w:rsidRDefault="001E20A2" w:rsidP="00AD5C2B">
      <w:pPr>
        <w:pStyle w:val="Default"/>
        <w:ind w:left="426"/>
        <w:rPr>
          <w:rFonts w:ascii="Arial" w:hAnsi="Arial" w:cs="Arial"/>
          <w:color w:val="FF0000"/>
          <w:sz w:val="22"/>
          <w:szCs w:val="22"/>
        </w:rPr>
      </w:pPr>
    </w:p>
    <w:p w14:paraId="167F29EA" w14:textId="2E5F9CA4" w:rsidR="00B4731C" w:rsidRPr="000765A9" w:rsidRDefault="00B4731C" w:rsidP="00AD5C2B">
      <w:pPr>
        <w:pStyle w:val="Default"/>
        <w:numPr>
          <w:ilvl w:val="0"/>
          <w:numId w:val="19"/>
        </w:numPr>
        <w:ind w:left="426"/>
        <w:rPr>
          <w:rFonts w:ascii="Arial" w:hAnsi="Arial" w:cs="Arial"/>
          <w:b/>
          <w:bCs/>
          <w:color w:val="FF0000"/>
          <w:sz w:val="22"/>
          <w:szCs w:val="22"/>
        </w:rPr>
      </w:pPr>
      <w:r w:rsidRPr="000765A9">
        <w:rPr>
          <w:rFonts w:ascii="Arial" w:hAnsi="Arial" w:cs="Arial"/>
          <w:b/>
          <w:bCs/>
          <w:color w:val="FF0000"/>
          <w:sz w:val="22"/>
          <w:szCs w:val="22"/>
        </w:rPr>
        <w:t xml:space="preserve">L116 Using different advances per blow makes the comparison between the two differently sized piles complicated. Maybe you can comment on the total driving energy per m (work done on the </w:t>
      </w:r>
      <w:commentRangeStart w:id="56"/>
      <w:commentRangeStart w:id="57"/>
      <w:r w:rsidRPr="000765A9">
        <w:rPr>
          <w:rFonts w:ascii="Arial" w:hAnsi="Arial" w:cs="Arial"/>
          <w:b/>
          <w:bCs/>
          <w:color w:val="FF0000"/>
          <w:sz w:val="22"/>
          <w:szCs w:val="22"/>
        </w:rPr>
        <w:t>pile</w:t>
      </w:r>
      <w:commentRangeEnd w:id="56"/>
      <w:r w:rsidR="000765A9">
        <w:rPr>
          <w:rStyle w:val="CommentReference"/>
          <w:rFonts w:asciiTheme="minorHAnsi" w:eastAsiaTheme="minorHAnsi" w:hAnsiTheme="minorHAnsi" w:cstheme="minorBidi"/>
          <w:color w:val="auto"/>
        </w:rPr>
        <w:commentReference w:id="56"/>
      </w:r>
      <w:commentRangeEnd w:id="57"/>
      <w:r w:rsidR="00E40ED7">
        <w:rPr>
          <w:rStyle w:val="CommentReference"/>
          <w:rFonts w:asciiTheme="minorHAnsi" w:eastAsiaTheme="minorHAnsi" w:hAnsiTheme="minorHAnsi" w:cstheme="minorBidi"/>
          <w:color w:val="auto"/>
        </w:rPr>
        <w:commentReference w:id="57"/>
      </w:r>
      <w:r w:rsidRPr="000765A9">
        <w:rPr>
          <w:rFonts w:ascii="Arial" w:hAnsi="Arial" w:cs="Arial"/>
          <w:b/>
          <w:bCs/>
          <w:color w:val="FF0000"/>
          <w:sz w:val="22"/>
          <w:szCs w:val="22"/>
        </w:rPr>
        <w:t xml:space="preserve">). </w:t>
      </w:r>
    </w:p>
    <w:p w14:paraId="34FC2B1E" w14:textId="77777777" w:rsidR="000765A9" w:rsidRDefault="000765A9" w:rsidP="00AD5C2B">
      <w:pPr>
        <w:pStyle w:val="Default"/>
        <w:ind w:left="426"/>
        <w:rPr>
          <w:rFonts w:ascii="Arial" w:eastAsia="Times New Roman" w:hAnsi="Arial" w:cs="Arial"/>
          <w:b/>
          <w:bCs/>
          <w:color w:val="FF0000"/>
          <w:sz w:val="22"/>
          <w:szCs w:val="22"/>
        </w:rPr>
      </w:pPr>
    </w:p>
    <w:p w14:paraId="6966D716" w14:textId="2B43586D" w:rsidR="001E20A2" w:rsidRPr="00A500D7" w:rsidRDefault="001E20A2" w:rsidP="00AD5C2B">
      <w:pPr>
        <w:pStyle w:val="Default"/>
        <w:ind w:left="426"/>
        <w:rPr>
          <w:rFonts w:ascii="Arial" w:hAnsi="Arial" w:cs="Arial"/>
          <w:color w:val="FF0000"/>
          <w:sz w:val="22"/>
          <w:szCs w:val="22"/>
        </w:rPr>
      </w:pPr>
      <w:r w:rsidRPr="00A500D7">
        <w:rPr>
          <w:rFonts w:ascii="Arial" w:eastAsia="Times New Roman" w:hAnsi="Arial" w:cs="Arial"/>
          <w:b/>
          <w:bCs/>
          <w:color w:val="FF0000"/>
          <w:sz w:val="22"/>
          <w:szCs w:val="22"/>
        </w:rPr>
        <w:t>Response:</w:t>
      </w:r>
      <w:ins w:id="58" w:author="Brian Sheil" w:date="2023-03-27T15:02:00Z">
        <w:r w:rsidR="007512C7">
          <w:rPr>
            <w:rFonts w:ascii="Arial" w:eastAsia="Times New Roman" w:hAnsi="Arial" w:cs="Arial"/>
            <w:b/>
            <w:bCs/>
            <w:color w:val="FF0000"/>
            <w:sz w:val="22"/>
            <w:szCs w:val="22"/>
          </w:rPr>
          <w:t xml:space="preserve"> </w:t>
        </w:r>
      </w:ins>
    </w:p>
    <w:p w14:paraId="64CB6176" w14:textId="77777777" w:rsidR="001E20A2" w:rsidRPr="00A500D7" w:rsidRDefault="001E20A2" w:rsidP="00AD5C2B">
      <w:pPr>
        <w:pStyle w:val="Default"/>
        <w:ind w:left="426"/>
        <w:rPr>
          <w:rFonts w:ascii="Arial" w:hAnsi="Arial" w:cs="Arial"/>
          <w:color w:val="FF0000"/>
          <w:sz w:val="22"/>
          <w:szCs w:val="22"/>
        </w:rPr>
      </w:pPr>
    </w:p>
    <w:p w14:paraId="36DB72A1" w14:textId="3461710E"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I think you have not defined </w:t>
      </w:r>
      <w:proofErr w:type="spellStart"/>
      <w:r w:rsidRPr="000765A9">
        <w:rPr>
          <w:rFonts w:ascii="Arial" w:hAnsi="Arial" w:cs="Arial"/>
          <w:b/>
          <w:bCs/>
          <w:color w:val="auto"/>
          <w:sz w:val="22"/>
          <w:szCs w:val="22"/>
        </w:rPr>
        <w:t>D_i</w:t>
      </w:r>
      <w:proofErr w:type="spellEnd"/>
      <w:r w:rsidRPr="000765A9">
        <w:rPr>
          <w:rFonts w:ascii="Arial" w:hAnsi="Arial" w:cs="Arial"/>
          <w:b/>
          <w:bCs/>
          <w:color w:val="auto"/>
          <w:sz w:val="22"/>
          <w:szCs w:val="22"/>
        </w:rPr>
        <w:t xml:space="preserve"> in Equation 3 </w:t>
      </w:r>
    </w:p>
    <w:p w14:paraId="26FFC19D" w14:textId="7D74559B" w:rsidR="001E20A2" w:rsidRPr="003D1401" w:rsidRDefault="001E20A2" w:rsidP="00AD5C2B">
      <w:pPr>
        <w:pStyle w:val="Default"/>
        <w:ind w:left="426"/>
        <w:rPr>
          <w:rFonts w:ascii="Arial" w:eastAsia="Times New Roman" w:hAnsi="Arial" w:cs="Arial"/>
          <w:b/>
          <w:bCs/>
          <w:color w:val="auto"/>
          <w:sz w:val="22"/>
          <w:szCs w:val="22"/>
        </w:rPr>
      </w:pPr>
      <w:r w:rsidRPr="003D1401">
        <w:rPr>
          <w:rFonts w:ascii="Arial" w:eastAsia="Times New Roman" w:hAnsi="Arial" w:cs="Arial"/>
          <w:b/>
          <w:bCs/>
          <w:color w:val="auto"/>
          <w:sz w:val="22"/>
          <w:szCs w:val="22"/>
        </w:rPr>
        <w:t>Response:</w:t>
      </w:r>
      <w:r w:rsidR="00776DA1" w:rsidRPr="003D1401">
        <w:rPr>
          <w:rFonts w:ascii="Arial" w:eastAsia="Times New Roman" w:hAnsi="Arial" w:cs="Arial"/>
          <w:b/>
          <w:bCs/>
          <w:color w:val="auto"/>
          <w:sz w:val="22"/>
          <w:szCs w:val="22"/>
        </w:rPr>
        <w:t xml:space="preserve"> </w:t>
      </w:r>
      <w:r w:rsidR="00776DA1" w:rsidRPr="003D1401">
        <w:rPr>
          <w:rFonts w:ascii="Arial" w:eastAsia="Times New Roman" w:hAnsi="Arial" w:cs="Arial"/>
          <w:color w:val="auto"/>
          <w:sz w:val="22"/>
          <w:szCs w:val="22"/>
        </w:rPr>
        <w:t>Thank you we have added this</w:t>
      </w:r>
    </w:p>
    <w:p w14:paraId="665B872C" w14:textId="77777777" w:rsidR="00776DA1" w:rsidRPr="00A500D7" w:rsidRDefault="00776DA1" w:rsidP="00AD5C2B">
      <w:pPr>
        <w:pStyle w:val="Default"/>
        <w:ind w:left="426"/>
        <w:rPr>
          <w:rFonts w:ascii="Arial" w:hAnsi="Arial" w:cs="Arial"/>
          <w:color w:val="FF0000"/>
          <w:sz w:val="22"/>
          <w:szCs w:val="22"/>
        </w:rPr>
      </w:pPr>
    </w:p>
    <w:p w14:paraId="1DA39109" w14:textId="77777777" w:rsidR="001E20A2" w:rsidRPr="00A500D7" w:rsidRDefault="001E20A2" w:rsidP="00AD5C2B">
      <w:pPr>
        <w:pStyle w:val="Default"/>
        <w:ind w:left="426"/>
        <w:rPr>
          <w:rFonts w:ascii="Arial" w:hAnsi="Arial" w:cs="Arial"/>
          <w:color w:val="FF0000"/>
          <w:sz w:val="22"/>
          <w:szCs w:val="22"/>
        </w:rPr>
      </w:pPr>
    </w:p>
    <w:p w14:paraId="18F5325D" w14:textId="7076893B" w:rsidR="00B4731C" w:rsidRPr="00E4696F" w:rsidRDefault="00B4731C" w:rsidP="00AD5C2B">
      <w:pPr>
        <w:pStyle w:val="Default"/>
        <w:numPr>
          <w:ilvl w:val="0"/>
          <w:numId w:val="19"/>
        </w:numPr>
        <w:ind w:left="426"/>
        <w:rPr>
          <w:rFonts w:ascii="Arial" w:hAnsi="Arial" w:cs="Arial"/>
          <w:b/>
          <w:bCs/>
          <w:color w:val="auto"/>
          <w:sz w:val="22"/>
          <w:szCs w:val="22"/>
        </w:rPr>
      </w:pPr>
      <w:r w:rsidRPr="00E4696F">
        <w:rPr>
          <w:rFonts w:ascii="Arial" w:hAnsi="Arial" w:cs="Arial"/>
          <w:b/>
          <w:bCs/>
          <w:color w:val="auto"/>
          <w:sz w:val="22"/>
          <w:szCs w:val="22"/>
        </w:rPr>
        <w:t xml:space="preserve">L181-L188 “parameter” is a tricky word in this </w:t>
      </w:r>
      <w:proofErr w:type="gramStart"/>
      <w:r w:rsidRPr="00E4696F">
        <w:rPr>
          <w:rFonts w:ascii="Arial" w:hAnsi="Arial" w:cs="Arial"/>
          <w:b/>
          <w:bCs/>
          <w:color w:val="auto"/>
          <w:sz w:val="22"/>
          <w:szCs w:val="22"/>
        </w:rPr>
        <w:t>paragraph, because</w:t>
      </w:r>
      <w:proofErr w:type="gramEnd"/>
      <w:r w:rsidRPr="00E4696F">
        <w:rPr>
          <w:rFonts w:ascii="Arial" w:hAnsi="Arial" w:cs="Arial"/>
          <w:b/>
          <w:bCs/>
          <w:color w:val="auto"/>
          <w:sz w:val="22"/>
          <w:szCs w:val="22"/>
        </w:rPr>
        <w:t xml:space="preserve"> the stochastic variables in </w:t>
      </w:r>
      <w:r w:rsidRPr="00E4696F">
        <w:rPr>
          <w:rFonts w:ascii="Arial" w:hAnsi="Arial" w:cs="Arial"/>
          <w:b/>
          <w:bCs/>
          <w:i/>
          <w:iCs/>
          <w:color w:val="auto"/>
          <w:sz w:val="22"/>
          <w:szCs w:val="22"/>
        </w:rPr>
        <w:t xml:space="preserve">Θ </w:t>
      </w:r>
      <w:r w:rsidRPr="00E4696F">
        <w:rPr>
          <w:rFonts w:ascii="Arial" w:hAnsi="Arial" w:cs="Arial"/>
          <w:b/>
          <w:bCs/>
          <w:color w:val="auto"/>
          <w:sz w:val="22"/>
          <w:szCs w:val="22"/>
        </w:rPr>
        <w:t xml:space="preserve">are “parameters” of your soil resistance model but also the joint PDF used to describe them includes “parameters” (mean and variance, as they are assumed uncorrelated). Please clarify the text. </w:t>
      </w:r>
    </w:p>
    <w:p w14:paraId="3012323E" w14:textId="77777777" w:rsidR="000765A9" w:rsidRPr="00E4696F" w:rsidRDefault="000765A9" w:rsidP="00AD5C2B">
      <w:pPr>
        <w:pStyle w:val="Default"/>
        <w:ind w:left="426"/>
        <w:rPr>
          <w:rFonts w:ascii="Arial" w:eastAsia="Times New Roman" w:hAnsi="Arial" w:cs="Arial"/>
          <w:b/>
          <w:bCs/>
          <w:color w:val="auto"/>
          <w:sz w:val="22"/>
          <w:szCs w:val="22"/>
        </w:rPr>
      </w:pPr>
    </w:p>
    <w:p w14:paraId="5A78C292" w14:textId="6AEA0D6E" w:rsidR="001E20A2" w:rsidRPr="00E4696F" w:rsidRDefault="001E20A2" w:rsidP="00AD5C2B">
      <w:pPr>
        <w:pStyle w:val="Default"/>
        <w:ind w:left="426"/>
        <w:rPr>
          <w:rFonts w:ascii="Arial" w:hAnsi="Arial" w:cs="Arial"/>
          <w:color w:val="auto"/>
          <w:sz w:val="22"/>
          <w:szCs w:val="22"/>
        </w:rPr>
      </w:pPr>
      <w:r w:rsidRPr="00E4696F">
        <w:rPr>
          <w:rFonts w:ascii="Arial" w:eastAsia="Times New Roman" w:hAnsi="Arial" w:cs="Arial"/>
          <w:b/>
          <w:bCs/>
          <w:color w:val="auto"/>
          <w:sz w:val="22"/>
          <w:szCs w:val="22"/>
        </w:rPr>
        <w:t>Response:</w:t>
      </w:r>
      <w:r w:rsidR="00BF3444" w:rsidRPr="00E4696F">
        <w:rPr>
          <w:rFonts w:ascii="Arial" w:eastAsia="Times New Roman" w:hAnsi="Arial" w:cs="Arial"/>
          <w:b/>
          <w:bCs/>
          <w:color w:val="auto"/>
          <w:sz w:val="22"/>
          <w:szCs w:val="22"/>
        </w:rPr>
        <w:t xml:space="preserve"> </w:t>
      </w:r>
      <w:r w:rsidR="00BF3444" w:rsidRPr="00E4696F">
        <w:rPr>
          <w:rFonts w:ascii="Arial" w:eastAsia="Times New Roman" w:hAnsi="Arial" w:cs="Arial"/>
          <w:color w:val="auto"/>
          <w:sz w:val="22"/>
          <w:szCs w:val="22"/>
        </w:rPr>
        <w:t xml:space="preserve">Thank you, </w:t>
      </w:r>
      <w:r w:rsidR="00913706" w:rsidRPr="00E4696F">
        <w:rPr>
          <w:rFonts w:ascii="Arial" w:eastAsia="Times New Roman" w:hAnsi="Arial" w:cs="Arial"/>
          <w:color w:val="auto"/>
          <w:sz w:val="22"/>
          <w:szCs w:val="22"/>
        </w:rPr>
        <w:t xml:space="preserve">we have clarified this in the </w:t>
      </w:r>
      <w:commentRangeStart w:id="59"/>
      <w:r w:rsidR="00913706" w:rsidRPr="00E4696F">
        <w:rPr>
          <w:rFonts w:ascii="Arial" w:eastAsia="Times New Roman" w:hAnsi="Arial" w:cs="Arial"/>
          <w:color w:val="auto"/>
          <w:sz w:val="22"/>
          <w:szCs w:val="22"/>
        </w:rPr>
        <w:t>text</w:t>
      </w:r>
      <w:commentRangeEnd w:id="59"/>
      <w:r w:rsidR="00E4696F" w:rsidRPr="00E4696F">
        <w:rPr>
          <w:rStyle w:val="CommentReference"/>
          <w:rFonts w:asciiTheme="minorHAnsi" w:eastAsiaTheme="minorHAnsi" w:hAnsiTheme="minorHAnsi" w:cstheme="minorBidi"/>
          <w:color w:val="auto"/>
        </w:rPr>
        <w:commentReference w:id="59"/>
      </w:r>
      <w:r w:rsidR="00913706" w:rsidRPr="00E4696F">
        <w:rPr>
          <w:rFonts w:ascii="Arial" w:eastAsia="Times New Roman" w:hAnsi="Arial" w:cs="Arial"/>
          <w:color w:val="auto"/>
          <w:sz w:val="22"/>
          <w:szCs w:val="22"/>
        </w:rPr>
        <w:t>.</w:t>
      </w:r>
      <w:r w:rsidR="00AB4138" w:rsidRPr="00E4696F">
        <w:rPr>
          <w:rFonts w:ascii="Arial" w:eastAsia="Times New Roman" w:hAnsi="Arial" w:cs="Arial"/>
          <w:color w:val="auto"/>
          <w:sz w:val="22"/>
          <w:szCs w:val="22"/>
        </w:rPr>
        <w:t xml:space="preserve"> </w:t>
      </w:r>
    </w:p>
    <w:p w14:paraId="63EB71C7" w14:textId="77777777" w:rsidR="001E20A2" w:rsidRPr="000765A9" w:rsidRDefault="001E20A2" w:rsidP="00AD5C2B">
      <w:pPr>
        <w:pStyle w:val="Default"/>
        <w:ind w:left="426"/>
        <w:rPr>
          <w:rFonts w:ascii="Arial" w:hAnsi="Arial" w:cs="Arial"/>
          <w:b/>
          <w:bCs/>
          <w:color w:val="FF0000"/>
          <w:sz w:val="22"/>
          <w:szCs w:val="22"/>
        </w:rPr>
      </w:pPr>
    </w:p>
    <w:p w14:paraId="5361A0A6" w14:textId="07A1C411"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You should define the acronym </w:t>
      </w:r>
      <w:proofErr w:type="gramStart"/>
      <w:r w:rsidRPr="000765A9">
        <w:rPr>
          <w:rFonts w:ascii="Arial" w:hAnsi="Arial" w:cs="Arial"/>
          <w:b/>
          <w:bCs/>
          <w:color w:val="auto"/>
          <w:sz w:val="22"/>
          <w:szCs w:val="22"/>
        </w:rPr>
        <w:t>SMC</w:t>
      </w:r>
      <w:proofErr w:type="gramEnd"/>
      <w:r w:rsidRPr="000765A9">
        <w:rPr>
          <w:rFonts w:ascii="Arial" w:hAnsi="Arial" w:cs="Arial"/>
          <w:b/>
          <w:bCs/>
          <w:color w:val="auto"/>
          <w:sz w:val="22"/>
          <w:szCs w:val="22"/>
        </w:rPr>
        <w:t xml:space="preserve"> </w:t>
      </w:r>
    </w:p>
    <w:p w14:paraId="224C79D1" w14:textId="77777777" w:rsidR="000765A9" w:rsidRDefault="000765A9" w:rsidP="00AD5C2B">
      <w:pPr>
        <w:pStyle w:val="Default"/>
        <w:ind w:left="426"/>
        <w:rPr>
          <w:rFonts w:ascii="Arial" w:eastAsia="Times New Roman" w:hAnsi="Arial" w:cs="Arial"/>
          <w:b/>
          <w:bCs/>
          <w:color w:val="auto"/>
          <w:sz w:val="22"/>
          <w:szCs w:val="22"/>
        </w:rPr>
      </w:pPr>
    </w:p>
    <w:p w14:paraId="1196C984" w14:textId="6B25C03B" w:rsidR="001E20A2" w:rsidRPr="00D2657D" w:rsidRDefault="001E20A2" w:rsidP="00AD5C2B">
      <w:pPr>
        <w:pStyle w:val="Default"/>
        <w:ind w:left="426"/>
        <w:rPr>
          <w:rFonts w:ascii="Arial" w:hAnsi="Arial" w:cs="Arial"/>
          <w:color w:val="auto"/>
          <w:sz w:val="22"/>
          <w:szCs w:val="22"/>
        </w:rPr>
      </w:pPr>
      <w:r w:rsidRPr="00D2657D">
        <w:rPr>
          <w:rFonts w:ascii="Arial" w:eastAsia="Times New Roman" w:hAnsi="Arial" w:cs="Arial"/>
          <w:b/>
          <w:bCs/>
          <w:color w:val="auto"/>
          <w:sz w:val="22"/>
          <w:szCs w:val="22"/>
        </w:rPr>
        <w:t>Response:</w:t>
      </w:r>
      <w:r w:rsidR="00D2657D" w:rsidRPr="00D2657D">
        <w:rPr>
          <w:rFonts w:ascii="Arial" w:eastAsia="Times New Roman" w:hAnsi="Arial" w:cs="Arial"/>
          <w:b/>
          <w:bCs/>
          <w:color w:val="auto"/>
          <w:sz w:val="22"/>
          <w:szCs w:val="22"/>
        </w:rPr>
        <w:t xml:space="preserve"> </w:t>
      </w:r>
      <w:r w:rsidR="00D2657D" w:rsidRPr="00D2657D">
        <w:rPr>
          <w:rFonts w:ascii="Arial" w:eastAsia="Times New Roman" w:hAnsi="Arial" w:cs="Arial"/>
          <w:color w:val="auto"/>
          <w:sz w:val="22"/>
          <w:szCs w:val="22"/>
        </w:rPr>
        <w:t xml:space="preserve">Thank you, we have clarified this in the text. </w:t>
      </w:r>
    </w:p>
    <w:p w14:paraId="0651F7A9" w14:textId="77777777" w:rsidR="001E20A2" w:rsidRPr="00A500D7" w:rsidRDefault="001E20A2" w:rsidP="00AD5C2B">
      <w:pPr>
        <w:pStyle w:val="Default"/>
        <w:ind w:left="426"/>
        <w:rPr>
          <w:rFonts w:ascii="Arial" w:hAnsi="Arial" w:cs="Arial"/>
          <w:color w:val="FF0000"/>
          <w:sz w:val="22"/>
          <w:szCs w:val="22"/>
        </w:rPr>
      </w:pPr>
    </w:p>
    <w:p w14:paraId="7FEF63A8" w14:textId="47258AFD"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Reference to Ching &amp; Chen (2007) is missing from the </w:t>
      </w:r>
      <w:proofErr w:type="gramStart"/>
      <w:r w:rsidRPr="000765A9">
        <w:rPr>
          <w:rFonts w:ascii="Arial" w:hAnsi="Arial" w:cs="Arial"/>
          <w:b/>
          <w:bCs/>
          <w:color w:val="auto"/>
          <w:sz w:val="22"/>
          <w:szCs w:val="22"/>
        </w:rPr>
        <w:t>list</w:t>
      </w:r>
      <w:proofErr w:type="gramEnd"/>
      <w:r w:rsidRPr="000765A9">
        <w:rPr>
          <w:rFonts w:ascii="Arial" w:hAnsi="Arial" w:cs="Arial"/>
          <w:b/>
          <w:bCs/>
          <w:color w:val="auto"/>
          <w:sz w:val="22"/>
          <w:szCs w:val="22"/>
        </w:rPr>
        <w:t xml:space="preserve"> </w:t>
      </w:r>
    </w:p>
    <w:p w14:paraId="28594402" w14:textId="77777777" w:rsidR="000765A9" w:rsidRDefault="000765A9" w:rsidP="00AD5C2B">
      <w:pPr>
        <w:pStyle w:val="Default"/>
        <w:ind w:left="426"/>
        <w:rPr>
          <w:rFonts w:ascii="Arial" w:eastAsia="Times New Roman" w:hAnsi="Arial" w:cs="Arial"/>
          <w:b/>
          <w:bCs/>
          <w:color w:val="auto"/>
          <w:sz w:val="22"/>
          <w:szCs w:val="22"/>
        </w:rPr>
      </w:pPr>
    </w:p>
    <w:p w14:paraId="570B6B3A" w14:textId="2DB232F2" w:rsidR="001808A3" w:rsidRPr="000765A9" w:rsidRDefault="001808A3" w:rsidP="00AD5C2B">
      <w:pPr>
        <w:pStyle w:val="Default"/>
        <w:ind w:left="426"/>
        <w:rPr>
          <w:rFonts w:ascii="Arial" w:hAnsi="Arial" w:cs="Arial"/>
          <w:color w:val="auto"/>
          <w:sz w:val="22"/>
          <w:szCs w:val="22"/>
        </w:rPr>
      </w:pPr>
      <w:r w:rsidRPr="004354E5">
        <w:rPr>
          <w:rFonts w:ascii="Arial" w:eastAsia="Times New Roman" w:hAnsi="Arial" w:cs="Arial"/>
          <w:b/>
          <w:bCs/>
          <w:color w:val="auto"/>
          <w:sz w:val="22"/>
          <w:szCs w:val="22"/>
        </w:rPr>
        <w:t>Response:</w:t>
      </w:r>
      <w:r w:rsidR="000765A9">
        <w:rPr>
          <w:rFonts w:ascii="Arial" w:eastAsia="Times New Roman" w:hAnsi="Arial" w:cs="Arial"/>
          <w:b/>
          <w:bCs/>
          <w:color w:val="auto"/>
          <w:sz w:val="22"/>
          <w:szCs w:val="22"/>
        </w:rPr>
        <w:t xml:space="preserve"> </w:t>
      </w:r>
      <w:proofErr w:type="spellStart"/>
      <w:r w:rsidR="000765A9">
        <w:rPr>
          <w:rFonts w:ascii="Arial" w:eastAsia="Times New Roman" w:hAnsi="Arial" w:cs="Arial"/>
          <w:color w:val="auto"/>
          <w:sz w:val="22"/>
          <w:szCs w:val="22"/>
        </w:rPr>
        <w:t>THank</w:t>
      </w:r>
      <w:proofErr w:type="spellEnd"/>
      <w:r w:rsidR="000765A9">
        <w:rPr>
          <w:rFonts w:ascii="Arial" w:eastAsia="Times New Roman" w:hAnsi="Arial" w:cs="Arial"/>
          <w:color w:val="auto"/>
          <w:sz w:val="22"/>
          <w:szCs w:val="22"/>
        </w:rPr>
        <w:t xml:space="preserve"> you, we have corrected this.</w:t>
      </w:r>
    </w:p>
    <w:p w14:paraId="5D851F37" w14:textId="77777777" w:rsidR="001808A3" w:rsidRPr="00A500D7" w:rsidRDefault="001808A3" w:rsidP="00AD5C2B">
      <w:pPr>
        <w:pStyle w:val="Default"/>
        <w:ind w:left="426"/>
        <w:rPr>
          <w:rFonts w:ascii="Arial" w:hAnsi="Arial" w:cs="Arial"/>
          <w:color w:val="FF0000"/>
          <w:sz w:val="22"/>
          <w:szCs w:val="22"/>
        </w:rPr>
      </w:pPr>
    </w:p>
    <w:p w14:paraId="2E12AA87" w14:textId="676B7431" w:rsidR="00B4731C" w:rsidRPr="000765A9" w:rsidRDefault="00B4731C" w:rsidP="00AD5C2B">
      <w:pPr>
        <w:pStyle w:val="Default"/>
        <w:numPr>
          <w:ilvl w:val="0"/>
          <w:numId w:val="19"/>
        </w:numPr>
        <w:ind w:left="426"/>
        <w:rPr>
          <w:rFonts w:ascii="Arial" w:hAnsi="Arial" w:cs="Arial"/>
          <w:b/>
          <w:bCs/>
          <w:color w:val="auto"/>
          <w:sz w:val="22"/>
          <w:szCs w:val="22"/>
        </w:rPr>
      </w:pPr>
      <w:r w:rsidRPr="000765A9">
        <w:rPr>
          <w:rFonts w:ascii="Arial" w:hAnsi="Arial" w:cs="Arial"/>
          <w:b/>
          <w:bCs/>
          <w:color w:val="auto"/>
          <w:sz w:val="22"/>
          <w:szCs w:val="22"/>
        </w:rPr>
        <w:t xml:space="preserve">You only refer to Bayesian applications in geotechnical problems (excavations, embankments…) that seem somewhat distant to the one addressed here. As a closer precedent, you might like also to mention the recent work on offshore dynamic CPTu by </w:t>
      </w:r>
      <w:proofErr w:type="spellStart"/>
      <w:r w:rsidRPr="000765A9">
        <w:rPr>
          <w:rFonts w:ascii="Arial" w:hAnsi="Arial" w:cs="Arial"/>
          <w:b/>
          <w:bCs/>
          <w:color w:val="auto"/>
          <w:sz w:val="22"/>
          <w:szCs w:val="22"/>
        </w:rPr>
        <w:t>Collico</w:t>
      </w:r>
      <w:proofErr w:type="spellEnd"/>
      <w:r w:rsidRPr="000765A9">
        <w:rPr>
          <w:rFonts w:ascii="Arial" w:hAnsi="Arial" w:cs="Arial"/>
          <w:b/>
          <w:bCs/>
          <w:color w:val="auto"/>
          <w:sz w:val="22"/>
          <w:szCs w:val="22"/>
        </w:rPr>
        <w:t xml:space="preserve"> et al. (2022)</w:t>
      </w:r>
    </w:p>
    <w:p w14:paraId="3225B1E1" w14:textId="77777777" w:rsidR="000765A9" w:rsidRDefault="000765A9" w:rsidP="00AD5C2B">
      <w:pPr>
        <w:pStyle w:val="Default"/>
        <w:ind w:left="426"/>
        <w:rPr>
          <w:rFonts w:ascii="Arial" w:eastAsia="Times New Roman" w:hAnsi="Arial" w:cs="Arial"/>
          <w:b/>
          <w:bCs/>
          <w:color w:val="auto"/>
          <w:sz w:val="22"/>
          <w:szCs w:val="22"/>
        </w:rPr>
      </w:pPr>
    </w:p>
    <w:p w14:paraId="079A395C" w14:textId="0392CF41" w:rsidR="001808A3" w:rsidRPr="00D85DDF" w:rsidRDefault="001808A3" w:rsidP="00AD5C2B">
      <w:pPr>
        <w:pStyle w:val="Default"/>
        <w:ind w:left="426"/>
        <w:rPr>
          <w:rFonts w:ascii="Arial" w:hAnsi="Arial" w:cs="Arial"/>
          <w:color w:val="auto"/>
          <w:sz w:val="22"/>
          <w:szCs w:val="22"/>
        </w:rPr>
      </w:pPr>
      <w:r w:rsidRPr="00D85DDF">
        <w:rPr>
          <w:rFonts w:ascii="Arial" w:eastAsia="Times New Roman" w:hAnsi="Arial" w:cs="Arial"/>
          <w:b/>
          <w:bCs/>
          <w:color w:val="auto"/>
          <w:sz w:val="22"/>
          <w:szCs w:val="22"/>
        </w:rPr>
        <w:t>Response:</w:t>
      </w:r>
      <w:r w:rsidR="00D85DDF" w:rsidRPr="00D85DDF">
        <w:rPr>
          <w:rFonts w:ascii="Arial" w:eastAsia="Times New Roman" w:hAnsi="Arial" w:cs="Arial"/>
          <w:b/>
          <w:bCs/>
          <w:color w:val="auto"/>
          <w:sz w:val="22"/>
          <w:szCs w:val="22"/>
        </w:rPr>
        <w:t xml:space="preserve"> </w:t>
      </w:r>
      <w:r w:rsidR="00D85DDF" w:rsidRPr="00D85DDF">
        <w:rPr>
          <w:rFonts w:ascii="Arial" w:eastAsia="Times New Roman" w:hAnsi="Arial" w:cs="Arial"/>
          <w:color w:val="auto"/>
          <w:sz w:val="22"/>
          <w:szCs w:val="22"/>
        </w:rPr>
        <w:t>Thank you we have added this reference</w:t>
      </w:r>
    </w:p>
    <w:p w14:paraId="75CAFEB4" w14:textId="77777777" w:rsidR="001808A3" w:rsidRPr="00A500D7" w:rsidRDefault="001808A3" w:rsidP="00AD5C2B">
      <w:pPr>
        <w:pStyle w:val="Default"/>
        <w:ind w:left="426"/>
        <w:rPr>
          <w:rFonts w:ascii="Arial" w:hAnsi="Arial" w:cs="Arial"/>
          <w:color w:val="FF0000"/>
          <w:sz w:val="22"/>
          <w:szCs w:val="22"/>
        </w:rPr>
      </w:pPr>
    </w:p>
    <w:p w14:paraId="30E3E9F6" w14:textId="6C423341" w:rsidR="00B4731C" w:rsidRPr="00E4696F" w:rsidRDefault="00B4731C" w:rsidP="00AD5C2B">
      <w:pPr>
        <w:pStyle w:val="Default"/>
        <w:numPr>
          <w:ilvl w:val="0"/>
          <w:numId w:val="19"/>
        </w:numPr>
        <w:ind w:left="426"/>
        <w:rPr>
          <w:rFonts w:ascii="Arial" w:hAnsi="Arial" w:cs="Arial"/>
          <w:b/>
          <w:bCs/>
          <w:color w:val="FF0000"/>
          <w:sz w:val="22"/>
          <w:szCs w:val="22"/>
        </w:rPr>
      </w:pPr>
      <w:r w:rsidRPr="00E4696F">
        <w:rPr>
          <w:rFonts w:ascii="Arial" w:hAnsi="Arial" w:cs="Arial"/>
          <w:b/>
          <w:bCs/>
          <w:color w:val="FF0000"/>
          <w:sz w:val="22"/>
          <w:szCs w:val="22"/>
        </w:rPr>
        <w:t xml:space="preserve">It is unclear if you are modifying someone else sampling algorithm or not. If the second, I wonder how helpful for the reader is the brief description that you introduce and if cannot be just replaced by appropriate references. </w:t>
      </w:r>
    </w:p>
    <w:p w14:paraId="450C72D8" w14:textId="5207C668" w:rsidR="001808A3" w:rsidRDefault="001808A3" w:rsidP="00AD5C2B">
      <w:pPr>
        <w:pStyle w:val="Default"/>
        <w:ind w:left="426"/>
        <w:rPr>
          <w:ins w:id="60" w:author="Brian Sheil" w:date="2023-03-27T15:10:00Z"/>
          <w:rFonts w:ascii="Arial" w:eastAsia="Times New Roman" w:hAnsi="Arial" w:cs="Arial"/>
          <w:color w:val="FF0000"/>
          <w:sz w:val="22"/>
          <w:szCs w:val="22"/>
        </w:rPr>
      </w:pPr>
      <w:r w:rsidRPr="00E4696F">
        <w:rPr>
          <w:rFonts w:ascii="Arial" w:eastAsia="Times New Roman" w:hAnsi="Arial" w:cs="Arial"/>
          <w:b/>
          <w:bCs/>
          <w:color w:val="FF0000"/>
          <w:sz w:val="22"/>
          <w:szCs w:val="22"/>
        </w:rPr>
        <w:t>Response:</w:t>
      </w:r>
      <w:ins w:id="61" w:author="Brian Sheil" w:date="2023-03-27T15:08:00Z">
        <w:r w:rsidR="00E40ED7">
          <w:rPr>
            <w:rFonts w:ascii="Arial" w:eastAsia="Times New Roman" w:hAnsi="Arial" w:cs="Arial"/>
            <w:b/>
            <w:bCs/>
            <w:color w:val="FF0000"/>
            <w:sz w:val="22"/>
            <w:szCs w:val="22"/>
          </w:rPr>
          <w:t xml:space="preserve"> </w:t>
        </w:r>
        <w:r w:rsidR="00E40ED7">
          <w:rPr>
            <w:rFonts w:ascii="Arial" w:eastAsia="Times New Roman" w:hAnsi="Arial" w:cs="Arial"/>
            <w:color w:val="FF0000"/>
            <w:sz w:val="22"/>
            <w:szCs w:val="22"/>
          </w:rPr>
          <w:t xml:space="preserve">The authors </w:t>
        </w:r>
      </w:ins>
      <w:ins w:id="62" w:author="Brian Sheil" w:date="2023-03-27T15:11:00Z">
        <w:r w:rsidR="00E40ED7">
          <w:rPr>
            <w:rFonts w:ascii="Arial" w:eastAsia="Times New Roman" w:hAnsi="Arial" w:cs="Arial"/>
            <w:color w:val="FF0000"/>
            <w:sz w:val="22"/>
            <w:szCs w:val="22"/>
          </w:rPr>
          <w:t xml:space="preserve">do </w:t>
        </w:r>
      </w:ins>
      <w:ins w:id="63" w:author="Brian Sheil" w:date="2023-03-27T15:08:00Z">
        <w:r w:rsidR="00E40ED7">
          <w:rPr>
            <w:rFonts w:ascii="Arial" w:eastAsia="Times New Roman" w:hAnsi="Arial" w:cs="Arial"/>
            <w:color w:val="FF0000"/>
            <w:sz w:val="22"/>
            <w:szCs w:val="22"/>
          </w:rPr>
          <w:t xml:space="preserve">not develop a </w:t>
        </w:r>
      </w:ins>
      <w:ins w:id="64" w:author="Brian Sheil" w:date="2023-03-27T15:12:00Z">
        <w:r w:rsidR="00E40ED7">
          <w:rPr>
            <w:rFonts w:ascii="Arial" w:eastAsia="Times New Roman" w:hAnsi="Arial" w:cs="Arial"/>
            <w:color w:val="FF0000"/>
            <w:sz w:val="22"/>
            <w:szCs w:val="22"/>
          </w:rPr>
          <w:t xml:space="preserve">bespoke </w:t>
        </w:r>
      </w:ins>
      <w:ins w:id="65" w:author="Brian Sheil" w:date="2023-03-27T15:08:00Z">
        <w:r w:rsidR="00E40ED7">
          <w:rPr>
            <w:rFonts w:ascii="Arial" w:eastAsia="Times New Roman" w:hAnsi="Arial" w:cs="Arial"/>
            <w:color w:val="FF0000"/>
            <w:sz w:val="22"/>
            <w:szCs w:val="22"/>
          </w:rPr>
          <w:t>sampling strategy for this study</w:t>
        </w:r>
      </w:ins>
      <w:ins w:id="66" w:author="Brian Sheil" w:date="2023-03-27T15:09:00Z">
        <w:r w:rsidR="00E40ED7">
          <w:rPr>
            <w:rFonts w:ascii="Arial" w:eastAsia="Times New Roman" w:hAnsi="Arial" w:cs="Arial"/>
            <w:color w:val="FF0000"/>
            <w:sz w:val="22"/>
            <w:szCs w:val="22"/>
          </w:rPr>
          <w:t xml:space="preserve"> and the reviewer makes a valid point regarding </w:t>
        </w:r>
      </w:ins>
      <w:ins w:id="67" w:author="Brian Sheil" w:date="2023-03-27T15:10:00Z">
        <w:r w:rsidR="00E40ED7">
          <w:rPr>
            <w:rFonts w:ascii="Arial" w:eastAsia="Times New Roman" w:hAnsi="Arial" w:cs="Arial"/>
            <w:color w:val="FF0000"/>
            <w:sz w:val="22"/>
            <w:szCs w:val="22"/>
          </w:rPr>
          <w:t xml:space="preserve">the </w:t>
        </w:r>
      </w:ins>
      <w:ins w:id="68" w:author="Brian Sheil" w:date="2023-03-27T15:12:00Z">
        <w:r w:rsidR="00E40ED7">
          <w:rPr>
            <w:rFonts w:ascii="Arial" w:eastAsia="Times New Roman" w:hAnsi="Arial" w:cs="Arial"/>
            <w:color w:val="FF0000"/>
            <w:sz w:val="22"/>
            <w:szCs w:val="22"/>
          </w:rPr>
          <w:t xml:space="preserve">level of </w:t>
        </w:r>
      </w:ins>
      <w:ins w:id="69" w:author="Brian Sheil" w:date="2023-03-27T15:10:00Z">
        <w:r w:rsidR="00E40ED7">
          <w:rPr>
            <w:rFonts w:ascii="Arial" w:eastAsia="Times New Roman" w:hAnsi="Arial" w:cs="Arial"/>
            <w:color w:val="FF0000"/>
            <w:sz w:val="22"/>
            <w:szCs w:val="22"/>
          </w:rPr>
          <w:t>detail included</w:t>
        </w:r>
      </w:ins>
      <w:ins w:id="70" w:author="Brian Sheil" w:date="2023-03-27T15:09:00Z">
        <w:r w:rsidR="00E40ED7">
          <w:rPr>
            <w:rFonts w:ascii="Arial" w:eastAsia="Times New Roman" w:hAnsi="Arial" w:cs="Arial"/>
            <w:color w:val="FF0000"/>
            <w:sz w:val="22"/>
            <w:szCs w:val="22"/>
          </w:rPr>
          <w:t>.</w:t>
        </w:r>
      </w:ins>
      <w:ins w:id="71" w:author="Brian Sheil" w:date="2023-03-27T15:10:00Z">
        <w:r w:rsidR="00E40ED7">
          <w:rPr>
            <w:rFonts w:ascii="Arial" w:eastAsia="Times New Roman" w:hAnsi="Arial" w:cs="Arial"/>
            <w:color w:val="FF0000"/>
            <w:sz w:val="22"/>
            <w:szCs w:val="22"/>
          </w:rPr>
          <w:t xml:space="preserve"> </w:t>
        </w:r>
      </w:ins>
      <w:ins w:id="72" w:author="Brian Sheil" w:date="2023-03-27T15:11:00Z">
        <w:r w:rsidR="00E40ED7">
          <w:rPr>
            <w:rFonts w:ascii="Arial" w:eastAsia="Times New Roman" w:hAnsi="Arial" w:cs="Arial"/>
            <w:color w:val="FF0000"/>
            <w:sz w:val="22"/>
            <w:szCs w:val="22"/>
          </w:rPr>
          <w:t xml:space="preserve">While </w:t>
        </w:r>
      </w:ins>
      <w:ins w:id="73" w:author="Brian Sheil" w:date="2023-03-27T15:12:00Z">
        <w:r w:rsidR="00E40ED7">
          <w:rPr>
            <w:rFonts w:ascii="Arial" w:eastAsia="Times New Roman" w:hAnsi="Arial" w:cs="Arial"/>
            <w:color w:val="FF0000"/>
            <w:sz w:val="22"/>
            <w:szCs w:val="22"/>
          </w:rPr>
          <w:t xml:space="preserve">we have </w:t>
        </w:r>
      </w:ins>
      <w:ins w:id="74" w:author="Brian Sheil" w:date="2023-03-27T15:11:00Z">
        <w:r w:rsidR="00E40ED7">
          <w:rPr>
            <w:rFonts w:ascii="Arial" w:eastAsia="Times New Roman" w:hAnsi="Arial" w:cs="Arial"/>
            <w:color w:val="FF0000"/>
            <w:sz w:val="22"/>
            <w:szCs w:val="22"/>
          </w:rPr>
          <w:t xml:space="preserve">stopped short of providing an exhaustive description, we felt that the detail currently in the manuscript is important </w:t>
        </w:r>
      </w:ins>
      <w:ins w:id="75" w:author="Brian Sheil" w:date="2023-03-27T15:12:00Z">
        <w:r w:rsidR="00E40ED7">
          <w:rPr>
            <w:rFonts w:ascii="Arial" w:eastAsia="Times New Roman" w:hAnsi="Arial" w:cs="Arial"/>
            <w:color w:val="FF0000"/>
            <w:sz w:val="22"/>
            <w:szCs w:val="22"/>
          </w:rPr>
          <w:t>to ensure the paper is standalone. There is also considerable precedent in this journal for providing detail on t</w:t>
        </w:r>
      </w:ins>
      <w:ins w:id="76" w:author="Brian Sheil" w:date="2023-03-27T15:13:00Z">
        <w:r w:rsidR="00E40ED7">
          <w:rPr>
            <w:rFonts w:ascii="Arial" w:eastAsia="Times New Roman" w:hAnsi="Arial" w:cs="Arial"/>
            <w:color w:val="FF0000"/>
            <w:sz w:val="22"/>
            <w:szCs w:val="22"/>
          </w:rPr>
          <w:t xml:space="preserve">he sampling strategy given that </w:t>
        </w:r>
        <w:r w:rsidR="00832C96">
          <w:rPr>
            <w:rFonts w:ascii="Arial" w:eastAsia="Times New Roman" w:hAnsi="Arial" w:cs="Arial"/>
            <w:color w:val="FF0000"/>
            <w:sz w:val="22"/>
            <w:szCs w:val="22"/>
          </w:rPr>
          <w:t xml:space="preserve">it has an important influence on the optimisation efficiency and results. </w:t>
        </w:r>
      </w:ins>
    </w:p>
    <w:p w14:paraId="26331E03" w14:textId="582E48B8" w:rsidR="00E40ED7" w:rsidRDefault="00E40ED7" w:rsidP="00AD5C2B">
      <w:pPr>
        <w:pStyle w:val="Default"/>
        <w:ind w:left="426"/>
        <w:rPr>
          <w:ins w:id="77" w:author="Brian Sheil" w:date="2023-03-27T15:10:00Z"/>
          <w:rFonts w:ascii="Arial" w:hAnsi="Arial" w:cs="Arial"/>
          <w:color w:val="FF0000"/>
          <w:sz w:val="22"/>
          <w:szCs w:val="22"/>
        </w:rPr>
      </w:pPr>
    </w:p>
    <w:p w14:paraId="02A89776" w14:textId="77777777" w:rsidR="00E40ED7" w:rsidRPr="00E40ED7" w:rsidRDefault="00E40ED7" w:rsidP="00AD5C2B">
      <w:pPr>
        <w:pStyle w:val="Default"/>
        <w:ind w:left="426"/>
        <w:rPr>
          <w:rFonts w:ascii="Arial" w:hAnsi="Arial" w:cs="Arial"/>
          <w:color w:val="FF0000"/>
          <w:sz w:val="22"/>
          <w:szCs w:val="22"/>
          <w:rPrChange w:id="78" w:author="Brian Sheil" w:date="2023-03-27T15:08:00Z">
            <w:rPr>
              <w:rFonts w:ascii="Arial" w:hAnsi="Arial" w:cs="Arial"/>
              <w:b/>
              <w:bCs/>
              <w:color w:val="FF0000"/>
              <w:sz w:val="22"/>
              <w:szCs w:val="22"/>
            </w:rPr>
          </w:rPrChange>
        </w:rPr>
      </w:pPr>
    </w:p>
    <w:p w14:paraId="36646892" w14:textId="77777777" w:rsidR="001808A3" w:rsidRPr="00E4696F" w:rsidRDefault="001808A3" w:rsidP="00AD5C2B">
      <w:pPr>
        <w:pStyle w:val="Default"/>
        <w:ind w:left="426"/>
        <w:rPr>
          <w:rFonts w:ascii="Arial" w:hAnsi="Arial" w:cs="Arial"/>
          <w:b/>
          <w:bCs/>
          <w:color w:val="FF0000"/>
          <w:sz w:val="22"/>
          <w:szCs w:val="22"/>
        </w:rPr>
      </w:pPr>
    </w:p>
    <w:p w14:paraId="57B00CAB" w14:textId="576E8FA4" w:rsidR="00B4731C" w:rsidRPr="00E4696F" w:rsidRDefault="00B4731C" w:rsidP="00AD5C2B">
      <w:pPr>
        <w:pStyle w:val="Default"/>
        <w:numPr>
          <w:ilvl w:val="0"/>
          <w:numId w:val="19"/>
        </w:numPr>
        <w:ind w:left="426"/>
        <w:rPr>
          <w:rFonts w:ascii="Arial" w:hAnsi="Arial" w:cs="Arial"/>
          <w:b/>
          <w:bCs/>
          <w:color w:val="FF0000"/>
          <w:sz w:val="22"/>
          <w:szCs w:val="22"/>
        </w:rPr>
      </w:pPr>
      <w:r w:rsidRPr="00E4696F">
        <w:rPr>
          <w:rFonts w:ascii="Arial" w:hAnsi="Arial" w:cs="Arial"/>
          <w:b/>
          <w:bCs/>
          <w:color w:val="FF0000"/>
          <w:sz w:val="22"/>
          <w:szCs w:val="22"/>
        </w:rPr>
        <w:t xml:space="preserve">L220 A “Gaussian proposal” for what? </w:t>
      </w:r>
    </w:p>
    <w:p w14:paraId="2B725FFB" w14:textId="67BBB5E1" w:rsidR="001808A3" w:rsidRPr="00832C96" w:rsidRDefault="001808A3" w:rsidP="00AD5C2B">
      <w:pPr>
        <w:pStyle w:val="Default"/>
        <w:ind w:left="426"/>
        <w:rPr>
          <w:rFonts w:ascii="Arial" w:hAnsi="Arial" w:cs="Arial"/>
          <w:color w:val="FF0000"/>
          <w:sz w:val="22"/>
          <w:szCs w:val="22"/>
          <w:rPrChange w:id="79" w:author="Brian Sheil" w:date="2023-03-27T15:16:00Z">
            <w:rPr>
              <w:rFonts w:ascii="Arial" w:hAnsi="Arial" w:cs="Arial"/>
              <w:b/>
              <w:bCs/>
              <w:color w:val="FF0000"/>
              <w:sz w:val="22"/>
              <w:szCs w:val="22"/>
            </w:rPr>
          </w:rPrChange>
        </w:rPr>
      </w:pPr>
      <w:r w:rsidRPr="00E4696F">
        <w:rPr>
          <w:rFonts w:ascii="Arial" w:eastAsia="Times New Roman" w:hAnsi="Arial" w:cs="Arial"/>
          <w:b/>
          <w:bCs/>
          <w:color w:val="FF0000"/>
          <w:sz w:val="22"/>
          <w:szCs w:val="22"/>
        </w:rPr>
        <w:t>Response:</w:t>
      </w:r>
      <w:ins w:id="80" w:author="Brian Sheil" w:date="2023-03-27T15:16:00Z">
        <w:r w:rsidR="00832C96">
          <w:rPr>
            <w:rFonts w:ascii="Arial" w:eastAsia="Times New Roman" w:hAnsi="Arial" w:cs="Arial"/>
            <w:b/>
            <w:bCs/>
            <w:color w:val="FF0000"/>
            <w:sz w:val="22"/>
            <w:szCs w:val="22"/>
          </w:rPr>
          <w:t xml:space="preserve"> </w:t>
        </w:r>
        <w:r w:rsidR="00832C96">
          <w:rPr>
            <w:rFonts w:ascii="Arial" w:eastAsia="Times New Roman" w:hAnsi="Arial" w:cs="Arial"/>
            <w:color w:val="FF0000"/>
            <w:sz w:val="22"/>
            <w:szCs w:val="22"/>
          </w:rPr>
          <w:t>The authors thank the reviewer for spotting this. We refer to a Gaussian proposal PDF used to generat</w:t>
        </w:r>
      </w:ins>
      <w:ins w:id="81" w:author="Brian Sheil" w:date="2023-03-27T15:17:00Z">
        <w:r w:rsidR="00832C96">
          <w:rPr>
            <w:rFonts w:ascii="Arial" w:eastAsia="Times New Roman" w:hAnsi="Arial" w:cs="Arial"/>
            <w:color w:val="FF0000"/>
            <w:sz w:val="22"/>
            <w:szCs w:val="22"/>
          </w:rPr>
          <w:t>e Markov chain sample. This has been corrected.</w:t>
        </w:r>
      </w:ins>
    </w:p>
    <w:p w14:paraId="3D637453" w14:textId="77777777" w:rsidR="001808A3" w:rsidRPr="00E4696F" w:rsidRDefault="001808A3" w:rsidP="00AD5C2B">
      <w:pPr>
        <w:pStyle w:val="Default"/>
        <w:ind w:left="426"/>
        <w:rPr>
          <w:rFonts w:ascii="Arial" w:hAnsi="Arial" w:cs="Arial"/>
          <w:b/>
          <w:bCs/>
          <w:color w:val="FF0000"/>
          <w:sz w:val="22"/>
          <w:szCs w:val="22"/>
        </w:rPr>
      </w:pPr>
    </w:p>
    <w:p w14:paraId="783661FF" w14:textId="2332887A" w:rsidR="00B4731C" w:rsidRPr="00E4696F" w:rsidRDefault="00B4731C" w:rsidP="00AD5C2B">
      <w:pPr>
        <w:pStyle w:val="Default"/>
        <w:numPr>
          <w:ilvl w:val="0"/>
          <w:numId w:val="19"/>
        </w:numPr>
        <w:ind w:left="426"/>
        <w:rPr>
          <w:rFonts w:ascii="Arial" w:hAnsi="Arial" w:cs="Arial"/>
          <w:b/>
          <w:bCs/>
          <w:color w:val="auto"/>
          <w:sz w:val="22"/>
          <w:szCs w:val="22"/>
        </w:rPr>
      </w:pPr>
      <w:r w:rsidRPr="00E4696F">
        <w:rPr>
          <w:rFonts w:ascii="Arial" w:hAnsi="Arial" w:cs="Arial"/>
          <w:b/>
          <w:bCs/>
          <w:color w:val="auto"/>
          <w:sz w:val="22"/>
          <w:szCs w:val="22"/>
        </w:rPr>
        <w:t>Figure 7 suggests that you optimize parameters by adding blow results sequentially to the optimization i.e. that you optimize initially using only one blow (i = 1</w:t>
      </w:r>
      <w:proofErr w:type="gramStart"/>
      <w:r w:rsidRPr="00E4696F">
        <w:rPr>
          <w:rFonts w:ascii="Arial" w:hAnsi="Arial" w:cs="Arial"/>
          <w:b/>
          <w:bCs/>
          <w:color w:val="auto"/>
          <w:sz w:val="22"/>
          <w:szCs w:val="22"/>
        </w:rPr>
        <w:t>) ,</w:t>
      </w:r>
      <w:proofErr w:type="gramEnd"/>
      <w:r w:rsidRPr="00E4696F">
        <w:rPr>
          <w:rFonts w:ascii="Arial" w:hAnsi="Arial" w:cs="Arial"/>
          <w:b/>
          <w:bCs/>
          <w:color w:val="auto"/>
          <w:sz w:val="22"/>
          <w:szCs w:val="22"/>
        </w:rPr>
        <w:t xml:space="preserve"> then using results for two blows (i = 2) , etc. That seems strange, as you will give much more weight in the optimization to the first blows. Please clarify. </w:t>
      </w:r>
    </w:p>
    <w:p w14:paraId="5EEF4A9D" w14:textId="7891CF45" w:rsidR="001808A3" w:rsidRPr="000765A9" w:rsidRDefault="001808A3" w:rsidP="00AD5C2B">
      <w:pPr>
        <w:pStyle w:val="Default"/>
        <w:ind w:left="426"/>
        <w:rPr>
          <w:rFonts w:ascii="Arial" w:hAnsi="Arial" w:cs="Arial"/>
          <w:color w:val="auto"/>
          <w:sz w:val="22"/>
          <w:szCs w:val="22"/>
        </w:rPr>
      </w:pPr>
      <w:r w:rsidRPr="000765A9">
        <w:rPr>
          <w:rFonts w:ascii="Arial" w:eastAsia="Times New Roman" w:hAnsi="Arial" w:cs="Arial"/>
          <w:b/>
          <w:bCs/>
          <w:color w:val="auto"/>
          <w:sz w:val="22"/>
          <w:szCs w:val="22"/>
        </w:rPr>
        <w:t>Response:</w:t>
      </w:r>
      <w:r w:rsidR="000765A9" w:rsidRPr="000765A9">
        <w:rPr>
          <w:rFonts w:ascii="Arial" w:eastAsia="Times New Roman" w:hAnsi="Arial" w:cs="Arial"/>
          <w:b/>
          <w:bCs/>
          <w:color w:val="auto"/>
          <w:sz w:val="22"/>
          <w:szCs w:val="22"/>
        </w:rPr>
        <w:t xml:space="preserve"> </w:t>
      </w:r>
      <w:r w:rsidR="000765A9" w:rsidRPr="000765A9">
        <w:rPr>
          <w:rFonts w:ascii="Arial" w:eastAsia="Times New Roman" w:hAnsi="Arial" w:cs="Arial"/>
          <w:color w:val="auto"/>
          <w:sz w:val="22"/>
          <w:szCs w:val="22"/>
        </w:rPr>
        <w:t>Thank you, we have clarified the figure</w:t>
      </w:r>
    </w:p>
    <w:p w14:paraId="52749E72" w14:textId="77777777" w:rsidR="001808A3" w:rsidRPr="00A500D7" w:rsidRDefault="001808A3" w:rsidP="00AD5C2B">
      <w:pPr>
        <w:pStyle w:val="Default"/>
        <w:ind w:left="426"/>
        <w:rPr>
          <w:rFonts w:ascii="Arial" w:hAnsi="Arial" w:cs="Arial"/>
          <w:color w:val="FF0000"/>
          <w:sz w:val="22"/>
          <w:szCs w:val="22"/>
        </w:rPr>
      </w:pPr>
    </w:p>
    <w:p w14:paraId="0C6A8A3D" w14:textId="77777777" w:rsidR="00525CDE" w:rsidRPr="00932FA5" w:rsidRDefault="00B4731C" w:rsidP="00AD5C2B">
      <w:pPr>
        <w:pStyle w:val="Default"/>
        <w:numPr>
          <w:ilvl w:val="0"/>
          <w:numId w:val="19"/>
        </w:numPr>
        <w:ind w:left="426"/>
        <w:rPr>
          <w:rFonts w:ascii="Arial" w:hAnsi="Arial" w:cs="Arial"/>
          <w:b/>
          <w:bCs/>
          <w:color w:val="auto"/>
          <w:sz w:val="22"/>
          <w:szCs w:val="22"/>
        </w:rPr>
      </w:pPr>
      <w:r w:rsidRPr="00E4696F">
        <w:rPr>
          <w:rFonts w:ascii="Arial" w:hAnsi="Arial" w:cs="Arial"/>
          <w:b/>
          <w:bCs/>
          <w:color w:val="FF0000"/>
          <w:sz w:val="22"/>
          <w:szCs w:val="22"/>
        </w:rPr>
        <w:t xml:space="preserve">L238 What are “unseen calibrations”? In figure 8 you talk about “unseen </w:t>
      </w:r>
      <w:r w:rsidRPr="00932FA5">
        <w:rPr>
          <w:rFonts w:ascii="Arial" w:hAnsi="Arial" w:cs="Arial"/>
          <w:b/>
          <w:bCs/>
          <w:color w:val="auto"/>
          <w:sz w:val="22"/>
          <w:szCs w:val="22"/>
        </w:rPr>
        <w:t>predictions”,</w:t>
      </w:r>
    </w:p>
    <w:p w14:paraId="7CA521A9" w14:textId="5E4EB45F" w:rsidR="00B4731C" w:rsidRPr="00932FA5" w:rsidRDefault="00B4731C" w:rsidP="00AD5C2B">
      <w:pPr>
        <w:pStyle w:val="Default"/>
        <w:ind w:left="426"/>
        <w:rPr>
          <w:rFonts w:ascii="Arial" w:hAnsi="Arial" w:cs="Arial"/>
          <w:b/>
          <w:bCs/>
          <w:color w:val="auto"/>
          <w:sz w:val="22"/>
          <w:szCs w:val="22"/>
        </w:rPr>
      </w:pPr>
      <w:r w:rsidRPr="00932FA5">
        <w:rPr>
          <w:rFonts w:ascii="Arial" w:hAnsi="Arial" w:cs="Arial"/>
          <w:b/>
          <w:bCs/>
          <w:color w:val="auto"/>
          <w:sz w:val="22"/>
          <w:szCs w:val="22"/>
        </w:rPr>
        <w:t xml:space="preserve"> </w:t>
      </w:r>
    </w:p>
    <w:p w14:paraId="21ABB9FA" w14:textId="66F05698" w:rsidR="001808A3" w:rsidRPr="00932FA5" w:rsidRDefault="001808A3" w:rsidP="00AD5C2B">
      <w:pPr>
        <w:pStyle w:val="Default"/>
        <w:ind w:left="426"/>
        <w:rPr>
          <w:rFonts w:ascii="Arial" w:hAnsi="Arial" w:cs="Arial"/>
          <w:b/>
          <w:bCs/>
          <w:color w:val="auto"/>
          <w:sz w:val="22"/>
          <w:szCs w:val="22"/>
        </w:rPr>
      </w:pPr>
      <w:r w:rsidRPr="00932FA5">
        <w:rPr>
          <w:rFonts w:ascii="Arial" w:eastAsia="Times New Roman" w:hAnsi="Arial" w:cs="Arial"/>
          <w:b/>
          <w:bCs/>
          <w:color w:val="auto"/>
          <w:sz w:val="22"/>
          <w:szCs w:val="22"/>
        </w:rPr>
        <w:t>Response:</w:t>
      </w:r>
      <w:r w:rsidR="00525CDE" w:rsidRPr="00932FA5">
        <w:rPr>
          <w:rFonts w:ascii="Arial" w:eastAsia="Times New Roman" w:hAnsi="Arial" w:cs="Arial"/>
          <w:b/>
          <w:bCs/>
          <w:color w:val="auto"/>
          <w:sz w:val="22"/>
          <w:szCs w:val="22"/>
        </w:rPr>
        <w:t xml:space="preserve"> </w:t>
      </w:r>
      <w:r w:rsidR="00525CDE" w:rsidRPr="00932FA5">
        <w:rPr>
          <w:rFonts w:ascii="Arial" w:eastAsia="Times New Roman" w:hAnsi="Arial" w:cs="Arial"/>
          <w:color w:val="auto"/>
          <w:sz w:val="22"/>
          <w:szCs w:val="22"/>
        </w:rPr>
        <w:t>Thank you</w:t>
      </w:r>
      <w:ins w:id="82" w:author="Brian Sheil" w:date="2023-03-27T15:17:00Z">
        <w:r w:rsidR="00832C96">
          <w:rPr>
            <w:rFonts w:ascii="Arial" w:eastAsia="Times New Roman" w:hAnsi="Arial" w:cs="Arial"/>
            <w:color w:val="auto"/>
            <w:sz w:val="22"/>
            <w:szCs w:val="22"/>
          </w:rPr>
          <w:t xml:space="preserve">. This is a typographical error and </w:t>
        </w:r>
      </w:ins>
      <w:del w:id="83" w:author="Brian Sheil" w:date="2023-03-27T15:17:00Z">
        <w:r w:rsidR="00525CDE" w:rsidRPr="00932FA5" w:rsidDel="00832C96">
          <w:rPr>
            <w:rFonts w:ascii="Arial" w:eastAsia="Times New Roman" w:hAnsi="Arial" w:cs="Arial"/>
            <w:color w:val="auto"/>
            <w:sz w:val="22"/>
            <w:szCs w:val="22"/>
          </w:rPr>
          <w:delText xml:space="preserve"> we have </w:delText>
        </w:r>
      </w:del>
      <w:ins w:id="84" w:author="Brian Sheil" w:date="2023-03-27T15:17:00Z">
        <w:r w:rsidR="00832C96">
          <w:rPr>
            <w:rFonts w:ascii="Arial" w:eastAsia="Times New Roman" w:hAnsi="Arial" w:cs="Arial"/>
            <w:color w:val="auto"/>
            <w:sz w:val="22"/>
            <w:szCs w:val="22"/>
          </w:rPr>
          <w:t xml:space="preserve">has been </w:t>
        </w:r>
      </w:ins>
      <w:r w:rsidR="00525CDE" w:rsidRPr="00932FA5">
        <w:rPr>
          <w:rFonts w:ascii="Arial" w:eastAsia="Times New Roman" w:hAnsi="Arial" w:cs="Arial"/>
          <w:color w:val="auto"/>
          <w:sz w:val="22"/>
          <w:szCs w:val="22"/>
        </w:rPr>
        <w:t>corrected</w:t>
      </w:r>
      <w:ins w:id="85" w:author="Brian Sheil" w:date="2023-03-27T15:17:00Z">
        <w:r w:rsidR="00832C96">
          <w:rPr>
            <w:rFonts w:ascii="Arial" w:eastAsia="Times New Roman" w:hAnsi="Arial" w:cs="Arial"/>
            <w:color w:val="auto"/>
            <w:sz w:val="22"/>
            <w:szCs w:val="22"/>
          </w:rPr>
          <w:t>.</w:t>
        </w:r>
      </w:ins>
      <w:del w:id="86" w:author="Brian Sheil" w:date="2023-03-27T15:17:00Z">
        <w:r w:rsidR="00525CDE" w:rsidRPr="00932FA5" w:rsidDel="00832C96">
          <w:rPr>
            <w:rFonts w:ascii="Arial" w:eastAsia="Times New Roman" w:hAnsi="Arial" w:cs="Arial"/>
            <w:color w:val="auto"/>
            <w:sz w:val="22"/>
            <w:szCs w:val="22"/>
          </w:rPr>
          <w:delText xml:space="preserve"> this</w:delText>
        </w:r>
      </w:del>
    </w:p>
    <w:p w14:paraId="2565B0DC" w14:textId="77777777" w:rsidR="009357F1" w:rsidRPr="00932FA5" w:rsidRDefault="009357F1" w:rsidP="009357F1">
      <w:pPr>
        <w:rPr>
          <w:rFonts w:cs="Arial"/>
          <w:b/>
          <w:bCs/>
          <w:lang w:eastAsia="en-US"/>
        </w:rPr>
      </w:pPr>
    </w:p>
    <w:p w14:paraId="310B879D" w14:textId="2B82C878" w:rsidR="00F64A7F" w:rsidRPr="00932FA5" w:rsidRDefault="00F64A7F" w:rsidP="00F64A7F">
      <w:pPr>
        <w:pStyle w:val="Heading1"/>
        <w:rPr>
          <w:rFonts w:cs="Arial"/>
          <w:sz w:val="22"/>
          <w:szCs w:val="22"/>
          <w:lang w:eastAsia="en-US"/>
        </w:rPr>
      </w:pPr>
      <w:r w:rsidRPr="00932FA5">
        <w:rPr>
          <w:rFonts w:cs="Arial"/>
          <w:sz w:val="22"/>
          <w:szCs w:val="22"/>
          <w:lang w:eastAsia="en-US"/>
        </w:rPr>
        <w:t>Annotated PDF</w:t>
      </w:r>
    </w:p>
    <w:p w14:paraId="6D503CFA" w14:textId="77777777" w:rsidR="00EB7200" w:rsidRPr="00932FA5" w:rsidRDefault="00EB7200" w:rsidP="00EB7200">
      <w:pPr>
        <w:pStyle w:val="Default"/>
        <w:rPr>
          <w:rFonts w:ascii="Arial" w:hAnsi="Arial" w:cs="Arial"/>
          <w:color w:val="auto"/>
          <w:sz w:val="22"/>
          <w:szCs w:val="22"/>
        </w:rPr>
      </w:pPr>
    </w:p>
    <w:p w14:paraId="3A40249A" w14:textId="5057C2E2" w:rsidR="00EB7200" w:rsidRPr="00932FA5" w:rsidRDefault="00F32346" w:rsidP="00AD5C2B">
      <w:pPr>
        <w:pStyle w:val="Default"/>
        <w:numPr>
          <w:ilvl w:val="0"/>
          <w:numId w:val="21"/>
        </w:numPr>
        <w:ind w:left="426"/>
        <w:rPr>
          <w:rFonts w:ascii="Arial" w:hAnsi="Arial" w:cs="Arial"/>
          <w:b/>
          <w:bCs/>
          <w:color w:val="auto"/>
          <w:sz w:val="22"/>
          <w:szCs w:val="22"/>
        </w:rPr>
      </w:pPr>
      <w:r w:rsidRPr="00932FA5">
        <w:rPr>
          <w:rFonts w:ascii="Arial" w:hAnsi="Arial" w:cs="Arial"/>
          <w:b/>
          <w:bCs/>
          <w:color w:val="auto"/>
          <w:sz w:val="22"/>
          <w:szCs w:val="22"/>
        </w:rPr>
        <w:t>L</w:t>
      </w:r>
      <w:proofErr w:type="gramStart"/>
      <w:r w:rsidRPr="00932FA5">
        <w:rPr>
          <w:rFonts w:ascii="Arial" w:hAnsi="Arial" w:cs="Arial"/>
          <w:b/>
          <w:bCs/>
          <w:color w:val="auto"/>
          <w:sz w:val="22"/>
          <w:szCs w:val="22"/>
        </w:rPr>
        <w:t xml:space="preserve">25 </w:t>
      </w:r>
      <w:r w:rsidR="009C19CC" w:rsidRPr="00932FA5">
        <w:rPr>
          <w:rFonts w:ascii="Arial" w:hAnsi="Arial" w:cs="Arial"/>
          <w:b/>
          <w:bCs/>
          <w:color w:val="auto"/>
          <w:sz w:val="22"/>
          <w:szCs w:val="22"/>
        </w:rPr>
        <w:t xml:space="preserve"> but</w:t>
      </w:r>
      <w:proofErr w:type="gramEnd"/>
      <w:r w:rsidR="009C19CC" w:rsidRPr="00932FA5">
        <w:rPr>
          <w:rFonts w:ascii="Arial" w:hAnsi="Arial" w:cs="Arial"/>
          <w:b/>
          <w:bCs/>
          <w:color w:val="auto"/>
          <w:sz w:val="22"/>
          <w:szCs w:val="22"/>
        </w:rPr>
        <w:t xml:space="preserve"> also effectively</w:t>
      </w:r>
    </w:p>
    <w:p w14:paraId="758064FF" w14:textId="77777777" w:rsidR="00FF209C" w:rsidRDefault="00FF209C" w:rsidP="00AD5C2B">
      <w:pPr>
        <w:pStyle w:val="Default"/>
        <w:ind w:left="426"/>
        <w:rPr>
          <w:rFonts w:ascii="Arial" w:eastAsia="Times New Roman" w:hAnsi="Arial" w:cs="Arial"/>
          <w:b/>
          <w:bCs/>
          <w:color w:val="auto"/>
          <w:sz w:val="22"/>
          <w:szCs w:val="22"/>
        </w:rPr>
      </w:pPr>
    </w:p>
    <w:p w14:paraId="49C9036F" w14:textId="3596CE98" w:rsidR="00EB7200" w:rsidRPr="00932FA5" w:rsidRDefault="00EB7200"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00932FA5" w:rsidRPr="00932FA5">
        <w:rPr>
          <w:rFonts w:ascii="Arial" w:eastAsia="Times New Roman" w:hAnsi="Arial" w:cs="Arial"/>
          <w:color w:val="auto"/>
          <w:sz w:val="22"/>
          <w:szCs w:val="22"/>
        </w:rPr>
        <w:t xml:space="preserve"> Thank you we have corrected this</w:t>
      </w:r>
    </w:p>
    <w:p w14:paraId="3CFAEA1D" w14:textId="77777777" w:rsidR="00525CDE" w:rsidRPr="00932FA5" w:rsidRDefault="00525CDE" w:rsidP="00AD5C2B">
      <w:pPr>
        <w:pStyle w:val="Default"/>
        <w:ind w:left="426"/>
        <w:rPr>
          <w:rFonts w:ascii="Arial" w:eastAsia="Times New Roman" w:hAnsi="Arial" w:cs="Arial"/>
          <w:b/>
          <w:bCs/>
          <w:color w:val="auto"/>
          <w:sz w:val="22"/>
          <w:szCs w:val="22"/>
        </w:rPr>
      </w:pPr>
    </w:p>
    <w:p w14:paraId="733E2C39" w14:textId="73465EC9" w:rsidR="00F32346" w:rsidRPr="00932FA5" w:rsidRDefault="00F32346"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w:t>
      </w:r>
      <w:r w:rsidR="007C7C26" w:rsidRPr="00932FA5">
        <w:rPr>
          <w:rFonts w:ascii="Arial" w:eastAsia="Times New Roman" w:hAnsi="Arial" w:cs="Arial"/>
          <w:b/>
          <w:bCs/>
          <w:color w:val="auto"/>
          <w:sz w:val="22"/>
          <w:szCs w:val="22"/>
        </w:rPr>
        <w:t xml:space="preserve">29 </w:t>
      </w:r>
      <w:r w:rsidRPr="00932FA5">
        <w:rPr>
          <w:rFonts w:ascii="Arial" w:hAnsi="Arial" w:cs="Arial"/>
          <w:b/>
          <w:bCs/>
          <w:color w:val="auto"/>
          <w:sz w:val="22"/>
          <w:szCs w:val="22"/>
        </w:rPr>
        <w:t>it may also be "physics-</w:t>
      </w:r>
      <w:proofErr w:type="gramStart"/>
      <w:r w:rsidRPr="00932FA5">
        <w:rPr>
          <w:rFonts w:ascii="Arial" w:hAnsi="Arial" w:cs="Arial"/>
          <w:b/>
          <w:bCs/>
          <w:color w:val="auto"/>
          <w:sz w:val="22"/>
          <w:szCs w:val="22"/>
        </w:rPr>
        <w:t>based"</w:t>
      </w:r>
      <w:proofErr w:type="gramEnd"/>
    </w:p>
    <w:p w14:paraId="0D529E7D" w14:textId="77777777" w:rsidR="00FF209C" w:rsidRDefault="00FF209C" w:rsidP="00AD5C2B">
      <w:pPr>
        <w:pStyle w:val="Default"/>
        <w:ind w:left="426"/>
        <w:rPr>
          <w:rFonts w:ascii="Arial" w:eastAsia="Times New Roman" w:hAnsi="Arial" w:cs="Arial"/>
          <w:b/>
          <w:bCs/>
          <w:color w:val="auto"/>
          <w:sz w:val="22"/>
          <w:szCs w:val="22"/>
        </w:rPr>
      </w:pPr>
    </w:p>
    <w:p w14:paraId="5E097663" w14:textId="5AA52A3F" w:rsidR="00F32346" w:rsidRDefault="00F32346"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00FF209C">
        <w:rPr>
          <w:rFonts w:ascii="Arial" w:eastAsia="Times New Roman" w:hAnsi="Arial" w:cs="Arial"/>
          <w:b/>
          <w:bCs/>
          <w:color w:val="auto"/>
          <w:sz w:val="22"/>
          <w:szCs w:val="22"/>
        </w:rPr>
        <w:t xml:space="preserve"> </w:t>
      </w:r>
      <w:r w:rsidR="00FF209C" w:rsidRPr="00932FA5">
        <w:rPr>
          <w:rFonts w:ascii="Arial" w:eastAsia="Times New Roman" w:hAnsi="Arial" w:cs="Arial"/>
          <w:color w:val="auto"/>
          <w:sz w:val="22"/>
          <w:szCs w:val="22"/>
        </w:rPr>
        <w:t xml:space="preserve">Thank you we have </w:t>
      </w:r>
      <w:r w:rsidR="00FF209C">
        <w:rPr>
          <w:rFonts w:ascii="Arial" w:eastAsia="Times New Roman" w:hAnsi="Arial" w:cs="Arial"/>
          <w:color w:val="auto"/>
          <w:sz w:val="22"/>
          <w:szCs w:val="22"/>
        </w:rPr>
        <w:t>added</w:t>
      </w:r>
      <w:r w:rsidR="00FF209C" w:rsidRPr="00932FA5">
        <w:rPr>
          <w:rFonts w:ascii="Arial" w:eastAsia="Times New Roman" w:hAnsi="Arial" w:cs="Arial"/>
          <w:color w:val="auto"/>
          <w:sz w:val="22"/>
          <w:szCs w:val="22"/>
        </w:rPr>
        <w:t xml:space="preserve"> this</w:t>
      </w:r>
    </w:p>
    <w:p w14:paraId="7F751825" w14:textId="77777777" w:rsidR="00932FA5" w:rsidRPr="00932FA5" w:rsidRDefault="00932FA5" w:rsidP="00AD5C2B">
      <w:pPr>
        <w:pStyle w:val="Default"/>
        <w:ind w:left="426"/>
        <w:rPr>
          <w:rFonts w:ascii="Arial" w:eastAsia="Times New Roman" w:hAnsi="Arial" w:cs="Arial"/>
          <w:b/>
          <w:bCs/>
          <w:color w:val="auto"/>
          <w:sz w:val="22"/>
          <w:szCs w:val="22"/>
        </w:rPr>
      </w:pPr>
    </w:p>
    <w:p w14:paraId="5D50B23B" w14:textId="4DEC2EBB" w:rsidR="007C7C26" w:rsidRPr="00CA70C4" w:rsidRDefault="00BA3D51"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L4</w:t>
      </w:r>
      <w:r w:rsidR="001E353A" w:rsidRPr="00932FA5">
        <w:rPr>
          <w:rFonts w:ascii="Arial" w:eastAsia="Times New Roman" w:hAnsi="Arial" w:cs="Arial"/>
          <w:b/>
          <w:bCs/>
          <w:color w:val="auto"/>
          <w:sz w:val="22"/>
          <w:szCs w:val="22"/>
        </w:rPr>
        <w:t>3</w:t>
      </w:r>
      <w:r w:rsidRPr="00932FA5">
        <w:rPr>
          <w:rFonts w:ascii="Arial" w:eastAsia="Times New Roman" w:hAnsi="Arial" w:cs="Arial"/>
          <w:b/>
          <w:bCs/>
          <w:color w:val="auto"/>
          <w:sz w:val="22"/>
          <w:szCs w:val="22"/>
        </w:rPr>
        <w:t xml:space="preserve"> </w:t>
      </w:r>
      <w:r w:rsidRPr="00932FA5">
        <w:rPr>
          <w:rFonts w:ascii="Arial" w:hAnsi="Arial" w:cs="Arial"/>
          <w:b/>
          <w:bCs/>
          <w:color w:val="auto"/>
          <w:sz w:val="22"/>
          <w:szCs w:val="22"/>
        </w:rPr>
        <w:t>Corrected?</w:t>
      </w:r>
    </w:p>
    <w:p w14:paraId="78C81A34" w14:textId="77777777" w:rsidR="00CA70C4" w:rsidRPr="00932FA5" w:rsidRDefault="00CA70C4" w:rsidP="00AD5C2B">
      <w:pPr>
        <w:pStyle w:val="Default"/>
        <w:ind w:left="426"/>
        <w:rPr>
          <w:rFonts w:ascii="Arial" w:eastAsia="Times New Roman" w:hAnsi="Arial" w:cs="Arial"/>
          <w:b/>
          <w:bCs/>
          <w:color w:val="auto"/>
          <w:sz w:val="22"/>
          <w:szCs w:val="22"/>
        </w:rPr>
      </w:pPr>
    </w:p>
    <w:p w14:paraId="7BD26B74" w14:textId="55B80563" w:rsidR="007C7C26" w:rsidRPr="00932FA5" w:rsidRDefault="007C7C26"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00CA70C4">
        <w:rPr>
          <w:rFonts w:ascii="Arial" w:eastAsia="Times New Roman" w:hAnsi="Arial" w:cs="Arial"/>
          <w:b/>
          <w:bCs/>
          <w:color w:val="auto"/>
          <w:sz w:val="22"/>
          <w:szCs w:val="22"/>
        </w:rPr>
        <w:t xml:space="preserve"> </w:t>
      </w:r>
      <w:r w:rsidR="00CA70C4" w:rsidRPr="00932FA5">
        <w:rPr>
          <w:rFonts w:ascii="Arial" w:eastAsia="Times New Roman" w:hAnsi="Arial" w:cs="Arial"/>
          <w:color w:val="auto"/>
          <w:sz w:val="22"/>
          <w:szCs w:val="22"/>
        </w:rPr>
        <w:t xml:space="preserve">Thank you we have </w:t>
      </w:r>
      <w:r w:rsidR="00CA70C4">
        <w:rPr>
          <w:rFonts w:ascii="Arial" w:eastAsia="Times New Roman" w:hAnsi="Arial" w:cs="Arial"/>
          <w:color w:val="auto"/>
          <w:sz w:val="22"/>
          <w:szCs w:val="22"/>
        </w:rPr>
        <w:t>added</w:t>
      </w:r>
      <w:r w:rsidR="00CA70C4" w:rsidRPr="00932FA5">
        <w:rPr>
          <w:rFonts w:ascii="Arial" w:eastAsia="Times New Roman" w:hAnsi="Arial" w:cs="Arial"/>
          <w:color w:val="auto"/>
          <w:sz w:val="22"/>
          <w:szCs w:val="22"/>
        </w:rPr>
        <w:t xml:space="preserve"> this</w:t>
      </w:r>
    </w:p>
    <w:p w14:paraId="3E7F6B14" w14:textId="77777777" w:rsidR="00FF209C" w:rsidRDefault="00FF209C" w:rsidP="00AD5C2B">
      <w:pPr>
        <w:pStyle w:val="Default"/>
        <w:ind w:left="426"/>
        <w:rPr>
          <w:rFonts w:ascii="Arial" w:eastAsia="Times New Roman" w:hAnsi="Arial" w:cs="Arial"/>
          <w:b/>
          <w:bCs/>
          <w:color w:val="auto"/>
          <w:sz w:val="22"/>
          <w:szCs w:val="22"/>
        </w:rPr>
      </w:pPr>
    </w:p>
    <w:p w14:paraId="33AF2CB1" w14:textId="59AF8B4A" w:rsidR="00BA3D51" w:rsidRPr="00932FA5" w:rsidRDefault="00BA3D51"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w:t>
      </w:r>
      <w:r w:rsidR="001E353A" w:rsidRPr="00932FA5">
        <w:rPr>
          <w:rFonts w:ascii="Arial" w:eastAsia="Times New Roman" w:hAnsi="Arial" w:cs="Arial"/>
          <w:b/>
          <w:bCs/>
          <w:color w:val="auto"/>
          <w:sz w:val="22"/>
          <w:szCs w:val="22"/>
        </w:rPr>
        <w:t>45</w:t>
      </w:r>
      <w:r w:rsidRPr="00932FA5">
        <w:rPr>
          <w:rFonts w:ascii="Arial" w:eastAsia="Times New Roman" w:hAnsi="Arial" w:cs="Arial"/>
          <w:b/>
          <w:bCs/>
          <w:color w:val="auto"/>
          <w:sz w:val="22"/>
          <w:szCs w:val="22"/>
        </w:rPr>
        <w:t xml:space="preserve"> </w:t>
      </w:r>
      <w:r w:rsidR="001E353A" w:rsidRPr="00932FA5">
        <w:rPr>
          <w:rFonts w:ascii="Arial" w:hAnsi="Arial" w:cs="Arial"/>
          <w:b/>
          <w:bCs/>
          <w:color w:val="auto"/>
          <w:sz w:val="22"/>
          <w:szCs w:val="22"/>
        </w:rPr>
        <w:t>give this one as Eq. (3)</w:t>
      </w:r>
    </w:p>
    <w:p w14:paraId="0EC830DA" w14:textId="77777777" w:rsidR="00D10995" w:rsidRDefault="00D10995" w:rsidP="00AD5C2B">
      <w:pPr>
        <w:pStyle w:val="Default"/>
        <w:ind w:left="426"/>
        <w:rPr>
          <w:rFonts w:ascii="Arial" w:eastAsia="Times New Roman" w:hAnsi="Arial" w:cs="Arial"/>
          <w:b/>
          <w:bCs/>
          <w:color w:val="auto"/>
          <w:sz w:val="22"/>
          <w:szCs w:val="22"/>
        </w:rPr>
      </w:pPr>
    </w:p>
    <w:p w14:paraId="5FF42152" w14:textId="69ADB347" w:rsidR="00BA3D51" w:rsidRDefault="00D10995"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Pr>
          <w:rFonts w:ascii="Arial" w:eastAsia="Times New Roman" w:hAnsi="Arial" w:cs="Arial"/>
          <w:b/>
          <w:bCs/>
          <w:color w:val="auto"/>
          <w:sz w:val="22"/>
          <w:szCs w:val="22"/>
        </w:rPr>
        <w:t xml:space="preserve"> </w:t>
      </w:r>
      <w:r w:rsidRPr="00932FA5">
        <w:rPr>
          <w:rFonts w:ascii="Arial" w:eastAsia="Times New Roman" w:hAnsi="Arial" w:cs="Arial"/>
          <w:color w:val="auto"/>
          <w:sz w:val="22"/>
          <w:szCs w:val="22"/>
        </w:rPr>
        <w:t xml:space="preserve">Thank you we have </w:t>
      </w:r>
      <w:r>
        <w:rPr>
          <w:rFonts w:ascii="Arial" w:eastAsia="Times New Roman" w:hAnsi="Arial" w:cs="Arial"/>
          <w:color w:val="auto"/>
          <w:sz w:val="22"/>
          <w:szCs w:val="22"/>
        </w:rPr>
        <w:t>added</w:t>
      </w:r>
      <w:r w:rsidRPr="00932FA5">
        <w:rPr>
          <w:rFonts w:ascii="Arial" w:eastAsia="Times New Roman" w:hAnsi="Arial" w:cs="Arial"/>
          <w:color w:val="auto"/>
          <w:sz w:val="22"/>
          <w:szCs w:val="22"/>
        </w:rPr>
        <w:t xml:space="preserve"> this</w:t>
      </w:r>
    </w:p>
    <w:p w14:paraId="78328489" w14:textId="77777777" w:rsidR="00CA70C4" w:rsidRPr="00932FA5" w:rsidRDefault="00CA70C4" w:rsidP="00AD5C2B">
      <w:pPr>
        <w:pStyle w:val="Default"/>
        <w:ind w:left="426"/>
        <w:rPr>
          <w:rFonts w:ascii="Arial" w:eastAsia="Times New Roman" w:hAnsi="Arial" w:cs="Arial"/>
          <w:b/>
          <w:bCs/>
          <w:color w:val="auto"/>
          <w:sz w:val="22"/>
          <w:szCs w:val="22"/>
        </w:rPr>
      </w:pPr>
    </w:p>
    <w:p w14:paraId="5A4173C6" w14:textId="77777777" w:rsidR="0099180A" w:rsidRPr="00932FA5" w:rsidRDefault="001E353A"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w:t>
      </w:r>
      <w:r w:rsidR="0099180A" w:rsidRPr="00932FA5">
        <w:rPr>
          <w:rFonts w:ascii="Arial" w:eastAsia="Times New Roman" w:hAnsi="Arial" w:cs="Arial"/>
          <w:b/>
          <w:bCs/>
          <w:color w:val="auto"/>
          <w:sz w:val="22"/>
          <w:szCs w:val="22"/>
        </w:rPr>
        <w:t>50 typo</w:t>
      </w:r>
    </w:p>
    <w:p w14:paraId="44821FCE" w14:textId="77777777" w:rsidR="00430426" w:rsidRDefault="00430426" w:rsidP="00AD5C2B">
      <w:pPr>
        <w:pStyle w:val="Default"/>
        <w:ind w:left="426"/>
        <w:rPr>
          <w:rFonts w:ascii="Arial" w:eastAsia="Times New Roman" w:hAnsi="Arial" w:cs="Arial"/>
          <w:b/>
          <w:bCs/>
          <w:color w:val="auto"/>
          <w:sz w:val="22"/>
          <w:szCs w:val="22"/>
        </w:rPr>
      </w:pPr>
    </w:p>
    <w:p w14:paraId="352B16A9" w14:textId="223E20EE" w:rsidR="00430426" w:rsidRPr="00932FA5" w:rsidRDefault="00430426"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Pr="00932FA5">
        <w:rPr>
          <w:rFonts w:ascii="Arial" w:eastAsia="Times New Roman" w:hAnsi="Arial" w:cs="Arial"/>
          <w:color w:val="auto"/>
          <w:sz w:val="22"/>
          <w:szCs w:val="22"/>
        </w:rPr>
        <w:t xml:space="preserve"> Thank you we have corrected this</w:t>
      </w:r>
    </w:p>
    <w:p w14:paraId="749C10D1" w14:textId="77777777" w:rsidR="00430426" w:rsidRDefault="00430426" w:rsidP="00AD5C2B">
      <w:pPr>
        <w:pStyle w:val="Default"/>
        <w:ind w:left="426"/>
        <w:rPr>
          <w:rFonts w:ascii="Arial" w:eastAsia="Times New Roman" w:hAnsi="Arial" w:cs="Arial"/>
          <w:b/>
          <w:bCs/>
          <w:color w:val="auto"/>
          <w:sz w:val="22"/>
          <w:szCs w:val="22"/>
        </w:rPr>
      </w:pPr>
    </w:p>
    <w:p w14:paraId="33030311" w14:textId="525DD408" w:rsidR="0099180A" w:rsidRDefault="0099180A"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w:t>
      </w:r>
      <w:r w:rsidR="002F1FAD" w:rsidRPr="00932FA5">
        <w:rPr>
          <w:rFonts w:ascii="Arial" w:eastAsia="Times New Roman" w:hAnsi="Arial" w:cs="Arial"/>
          <w:b/>
          <w:bCs/>
          <w:color w:val="auto"/>
          <w:sz w:val="22"/>
          <w:szCs w:val="22"/>
        </w:rPr>
        <w:t>130</w:t>
      </w:r>
      <w:r w:rsidRPr="00932FA5">
        <w:rPr>
          <w:rFonts w:ascii="Arial" w:eastAsia="Times New Roman" w:hAnsi="Arial" w:cs="Arial"/>
          <w:b/>
          <w:bCs/>
          <w:color w:val="auto"/>
          <w:sz w:val="22"/>
          <w:szCs w:val="22"/>
        </w:rPr>
        <w:t xml:space="preserve"> </w:t>
      </w:r>
      <w:r w:rsidR="002F1FAD" w:rsidRPr="00932FA5">
        <w:rPr>
          <w:rFonts w:ascii="Arial" w:eastAsia="Times New Roman" w:hAnsi="Arial" w:cs="Arial"/>
          <w:b/>
          <w:bCs/>
          <w:color w:val="auto"/>
          <w:sz w:val="22"/>
          <w:szCs w:val="22"/>
        </w:rPr>
        <w:t>nodal velocity?</w:t>
      </w:r>
    </w:p>
    <w:p w14:paraId="328E7B14" w14:textId="77777777" w:rsidR="00356FFF" w:rsidRPr="00932FA5" w:rsidRDefault="00356FFF" w:rsidP="00AD5C2B">
      <w:pPr>
        <w:pStyle w:val="Default"/>
        <w:ind w:left="426"/>
        <w:rPr>
          <w:rFonts w:ascii="Arial" w:eastAsia="Times New Roman" w:hAnsi="Arial" w:cs="Arial"/>
          <w:b/>
          <w:bCs/>
          <w:color w:val="auto"/>
          <w:sz w:val="22"/>
          <w:szCs w:val="22"/>
        </w:rPr>
      </w:pPr>
    </w:p>
    <w:p w14:paraId="245F32FC" w14:textId="77777777" w:rsidR="00D31116" w:rsidRDefault="00D31116"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Pr>
          <w:rFonts w:ascii="Arial" w:eastAsia="Times New Roman" w:hAnsi="Arial" w:cs="Arial"/>
          <w:b/>
          <w:bCs/>
          <w:color w:val="auto"/>
          <w:sz w:val="22"/>
          <w:szCs w:val="22"/>
        </w:rPr>
        <w:t xml:space="preserve"> </w:t>
      </w:r>
      <w:r w:rsidRPr="00932FA5">
        <w:rPr>
          <w:rFonts w:ascii="Arial" w:eastAsia="Times New Roman" w:hAnsi="Arial" w:cs="Arial"/>
          <w:color w:val="auto"/>
          <w:sz w:val="22"/>
          <w:szCs w:val="22"/>
        </w:rPr>
        <w:t xml:space="preserve">Thank you we have </w:t>
      </w:r>
      <w:r>
        <w:rPr>
          <w:rFonts w:ascii="Arial" w:eastAsia="Times New Roman" w:hAnsi="Arial" w:cs="Arial"/>
          <w:color w:val="auto"/>
          <w:sz w:val="22"/>
          <w:szCs w:val="22"/>
        </w:rPr>
        <w:t>added</w:t>
      </w:r>
      <w:r w:rsidRPr="00932FA5">
        <w:rPr>
          <w:rFonts w:ascii="Arial" w:eastAsia="Times New Roman" w:hAnsi="Arial" w:cs="Arial"/>
          <w:color w:val="auto"/>
          <w:sz w:val="22"/>
          <w:szCs w:val="22"/>
        </w:rPr>
        <w:t xml:space="preserve"> this</w:t>
      </w:r>
      <w:r w:rsidRPr="00932FA5">
        <w:rPr>
          <w:rFonts w:ascii="Arial" w:eastAsia="Times New Roman" w:hAnsi="Arial" w:cs="Arial"/>
          <w:b/>
          <w:bCs/>
          <w:color w:val="auto"/>
          <w:sz w:val="22"/>
          <w:szCs w:val="22"/>
        </w:rPr>
        <w:t xml:space="preserve"> </w:t>
      </w:r>
    </w:p>
    <w:p w14:paraId="22640A6F" w14:textId="77777777" w:rsidR="00D31116" w:rsidRDefault="00D31116" w:rsidP="00AD5C2B">
      <w:pPr>
        <w:pStyle w:val="Default"/>
        <w:ind w:left="426"/>
        <w:rPr>
          <w:rFonts w:ascii="Arial" w:eastAsia="Times New Roman" w:hAnsi="Arial" w:cs="Arial"/>
          <w:b/>
          <w:bCs/>
          <w:color w:val="auto"/>
          <w:sz w:val="22"/>
          <w:szCs w:val="22"/>
        </w:rPr>
      </w:pPr>
    </w:p>
    <w:p w14:paraId="7A561CA7" w14:textId="7333B999" w:rsidR="009970AF" w:rsidRPr="00932FA5" w:rsidRDefault="002F1FAD"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w:t>
      </w:r>
      <w:r w:rsidR="009970AF" w:rsidRPr="00932FA5">
        <w:rPr>
          <w:rFonts w:ascii="Arial" w:eastAsia="Times New Roman" w:hAnsi="Arial" w:cs="Arial"/>
          <w:b/>
          <w:bCs/>
          <w:color w:val="auto"/>
          <w:sz w:val="22"/>
          <w:szCs w:val="22"/>
        </w:rPr>
        <w:t>131 is this a wrong equation reference?</w:t>
      </w:r>
    </w:p>
    <w:p w14:paraId="5FD56BA0" w14:textId="77777777" w:rsidR="00F93782" w:rsidRDefault="00F93782" w:rsidP="00AD5C2B">
      <w:pPr>
        <w:pStyle w:val="Default"/>
        <w:ind w:left="426"/>
        <w:rPr>
          <w:rFonts w:ascii="Arial" w:eastAsia="Times New Roman" w:hAnsi="Arial" w:cs="Arial"/>
          <w:b/>
          <w:bCs/>
          <w:color w:val="auto"/>
          <w:sz w:val="22"/>
          <w:szCs w:val="22"/>
        </w:rPr>
      </w:pPr>
    </w:p>
    <w:p w14:paraId="274E2437" w14:textId="1D83AECB" w:rsidR="00F93782" w:rsidRPr="00932FA5" w:rsidRDefault="00F93782"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Pr="00932FA5">
        <w:rPr>
          <w:rFonts w:ascii="Arial" w:eastAsia="Times New Roman" w:hAnsi="Arial" w:cs="Arial"/>
          <w:color w:val="auto"/>
          <w:sz w:val="22"/>
          <w:szCs w:val="22"/>
        </w:rPr>
        <w:t xml:space="preserve"> Thank you we have corrected this</w:t>
      </w:r>
    </w:p>
    <w:p w14:paraId="49235D16" w14:textId="77777777" w:rsidR="00F93782" w:rsidRPr="00932FA5" w:rsidRDefault="00F93782" w:rsidP="00AD5C2B">
      <w:pPr>
        <w:pStyle w:val="Default"/>
        <w:ind w:left="426"/>
        <w:rPr>
          <w:rFonts w:ascii="Arial" w:eastAsia="Times New Roman" w:hAnsi="Arial" w:cs="Arial"/>
          <w:b/>
          <w:bCs/>
          <w:color w:val="auto"/>
          <w:sz w:val="22"/>
          <w:szCs w:val="22"/>
        </w:rPr>
      </w:pPr>
    </w:p>
    <w:p w14:paraId="6B449BAF" w14:textId="29A6962D" w:rsidR="002F1FAD" w:rsidRPr="00932FA5" w:rsidRDefault="002F1FAD"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w:t>
      </w:r>
      <w:r w:rsidR="008B14F3" w:rsidRPr="00932FA5">
        <w:rPr>
          <w:rFonts w:ascii="Arial" w:eastAsia="Times New Roman" w:hAnsi="Arial" w:cs="Arial"/>
          <w:b/>
          <w:bCs/>
          <w:color w:val="auto"/>
          <w:sz w:val="22"/>
          <w:szCs w:val="22"/>
        </w:rPr>
        <w:t>157</w:t>
      </w:r>
      <w:r w:rsidRPr="00932FA5">
        <w:rPr>
          <w:rFonts w:ascii="Arial" w:eastAsia="Times New Roman" w:hAnsi="Arial" w:cs="Arial"/>
          <w:b/>
          <w:bCs/>
          <w:color w:val="auto"/>
          <w:sz w:val="22"/>
          <w:szCs w:val="22"/>
        </w:rPr>
        <w:t xml:space="preserve"> </w:t>
      </w:r>
      <w:r w:rsidR="008B14F3" w:rsidRPr="00932FA5">
        <w:rPr>
          <w:rFonts w:ascii="Arial" w:eastAsia="Times New Roman" w:hAnsi="Arial" w:cs="Arial"/>
          <w:b/>
          <w:bCs/>
          <w:color w:val="auto"/>
          <w:sz w:val="22"/>
          <w:szCs w:val="22"/>
        </w:rPr>
        <w:t>(or unplugged)</w:t>
      </w:r>
    </w:p>
    <w:p w14:paraId="700F7824" w14:textId="77777777" w:rsidR="006D2A86" w:rsidRDefault="006D2A86" w:rsidP="00AD5C2B">
      <w:pPr>
        <w:pStyle w:val="Default"/>
        <w:ind w:left="426"/>
        <w:rPr>
          <w:rFonts w:ascii="Arial" w:eastAsia="Times New Roman" w:hAnsi="Arial" w:cs="Arial"/>
          <w:b/>
          <w:bCs/>
          <w:color w:val="auto"/>
          <w:sz w:val="22"/>
          <w:szCs w:val="22"/>
        </w:rPr>
      </w:pPr>
    </w:p>
    <w:p w14:paraId="656B6587" w14:textId="77777777" w:rsidR="006D2A86" w:rsidRDefault="006D2A86"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Pr>
          <w:rFonts w:ascii="Arial" w:eastAsia="Times New Roman" w:hAnsi="Arial" w:cs="Arial"/>
          <w:b/>
          <w:bCs/>
          <w:color w:val="auto"/>
          <w:sz w:val="22"/>
          <w:szCs w:val="22"/>
        </w:rPr>
        <w:t xml:space="preserve"> </w:t>
      </w:r>
      <w:r w:rsidRPr="00932FA5">
        <w:rPr>
          <w:rFonts w:ascii="Arial" w:eastAsia="Times New Roman" w:hAnsi="Arial" w:cs="Arial"/>
          <w:color w:val="auto"/>
          <w:sz w:val="22"/>
          <w:szCs w:val="22"/>
        </w:rPr>
        <w:t xml:space="preserve">Thank you we have </w:t>
      </w:r>
      <w:r>
        <w:rPr>
          <w:rFonts w:ascii="Arial" w:eastAsia="Times New Roman" w:hAnsi="Arial" w:cs="Arial"/>
          <w:color w:val="auto"/>
          <w:sz w:val="22"/>
          <w:szCs w:val="22"/>
        </w:rPr>
        <w:t>added</w:t>
      </w:r>
      <w:r w:rsidRPr="00932FA5">
        <w:rPr>
          <w:rFonts w:ascii="Arial" w:eastAsia="Times New Roman" w:hAnsi="Arial" w:cs="Arial"/>
          <w:color w:val="auto"/>
          <w:sz w:val="22"/>
          <w:szCs w:val="22"/>
        </w:rPr>
        <w:t xml:space="preserve"> this</w:t>
      </w:r>
      <w:r w:rsidRPr="00932FA5">
        <w:rPr>
          <w:rFonts w:ascii="Arial" w:eastAsia="Times New Roman" w:hAnsi="Arial" w:cs="Arial"/>
          <w:b/>
          <w:bCs/>
          <w:color w:val="auto"/>
          <w:sz w:val="22"/>
          <w:szCs w:val="22"/>
        </w:rPr>
        <w:t xml:space="preserve"> </w:t>
      </w:r>
    </w:p>
    <w:p w14:paraId="6602EE0E" w14:textId="037C3A09" w:rsidR="006D2A86" w:rsidRPr="00932FA5" w:rsidRDefault="006D2A86" w:rsidP="00AD5C2B">
      <w:pPr>
        <w:pStyle w:val="Default"/>
        <w:ind w:left="426"/>
        <w:rPr>
          <w:rFonts w:ascii="Arial" w:eastAsia="Times New Roman" w:hAnsi="Arial" w:cs="Arial"/>
          <w:b/>
          <w:bCs/>
          <w:color w:val="auto"/>
          <w:sz w:val="22"/>
          <w:szCs w:val="22"/>
        </w:rPr>
      </w:pPr>
    </w:p>
    <w:p w14:paraId="7B3C50DC" w14:textId="123A9E91" w:rsidR="006D2A86" w:rsidRPr="006D2A86" w:rsidRDefault="006D2A86"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L162 there is no Eq. (7)</w:t>
      </w:r>
    </w:p>
    <w:p w14:paraId="29FC2800" w14:textId="77777777" w:rsidR="006D2A86" w:rsidRDefault="006D2A86" w:rsidP="00AD5C2B">
      <w:pPr>
        <w:pStyle w:val="Default"/>
        <w:ind w:left="426"/>
        <w:rPr>
          <w:rFonts w:ascii="Arial" w:eastAsia="Times New Roman" w:hAnsi="Arial" w:cs="Arial"/>
          <w:b/>
          <w:bCs/>
          <w:color w:val="auto"/>
          <w:sz w:val="22"/>
          <w:szCs w:val="22"/>
        </w:rPr>
      </w:pPr>
    </w:p>
    <w:p w14:paraId="0F84A356" w14:textId="77777777" w:rsidR="0047209F" w:rsidRPr="00932FA5" w:rsidRDefault="0047209F"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lastRenderedPageBreak/>
        <w:t>Response:</w:t>
      </w:r>
      <w:r w:rsidRPr="00932FA5">
        <w:rPr>
          <w:rFonts w:ascii="Arial" w:eastAsia="Times New Roman" w:hAnsi="Arial" w:cs="Arial"/>
          <w:color w:val="auto"/>
          <w:sz w:val="22"/>
          <w:szCs w:val="22"/>
        </w:rPr>
        <w:t xml:space="preserve"> Thank you we have corrected this</w:t>
      </w:r>
    </w:p>
    <w:p w14:paraId="56FA9747" w14:textId="77777777" w:rsidR="006D2A86" w:rsidRDefault="006D2A86" w:rsidP="00AD5C2B">
      <w:pPr>
        <w:pStyle w:val="Default"/>
        <w:ind w:left="426"/>
        <w:rPr>
          <w:rFonts w:ascii="Arial" w:eastAsia="Times New Roman" w:hAnsi="Arial" w:cs="Arial"/>
          <w:b/>
          <w:bCs/>
          <w:color w:val="auto"/>
          <w:sz w:val="22"/>
          <w:szCs w:val="22"/>
        </w:rPr>
      </w:pPr>
    </w:p>
    <w:p w14:paraId="754F6C72" w14:textId="0C48914B" w:rsidR="00127C67" w:rsidRPr="00932FA5" w:rsidRDefault="008B14F3"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L1</w:t>
      </w:r>
      <w:r w:rsidR="00127C67" w:rsidRPr="00932FA5">
        <w:rPr>
          <w:rFonts w:ascii="Arial" w:eastAsia="Times New Roman" w:hAnsi="Arial" w:cs="Arial"/>
          <w:b/>
          <w:bCs/>
          <w:color w:val="auto"/>
          <w:sz w:val="22"/>
          <w:szCs w:val="22"/>
        </w:rPr>
        <w:t xml:space="preserve">70 add citations in support of this </w:t>
      </w:r>
      <w:proofErr w:type="gramStart"/>
      <w:r w:rsidR="00127C67" w:rsidRPr="00932FA5">
        <w:rPr>
          <w:rFonts w:ascii="Arial" w:eastAsia="Times New Roman" w:hAnsi="Arial" w:cs="Arial"/>
          <w:b/>
          <w:bCs/>
          <w:color w:val="auto"/>
          <w:sz w:val="22"/>
          <w:szCs w:val="22"/>
        </w:rPr>
        <w:t>statement</w:t>
      </w:r>
      <w:proofErr w:type="gramEnd"/>
    </w:p>
    <w:p w14:paraId="71857800" w14:textId="77777777" w:rsidR="0047209F" w:rsidRDefault="0047209F" w:rsidP="00AD5C2B">
      <w:pPr>
        <w:pStyle w:val="Default"/>
        <w:ind w:left="426"/>
        <w:rPr>
          <w:rFonts w:ascii="Arial" w:eastAsia="Times New Roman" w:hAnsi="Arial" w:cs="Arial"/>
          <w:b/>
          <w:bCs/>
          <w:color w:val="auto"/>
          <w:sz w:val="22"/>
          <w:szCs w:val="22"/>
        </w:rPr>
      </w:pPr>
    </w:p>
    <w:p w14:paraId="62A50DA2" w14:textId="6D44B074" w:rsidR="0047209F" w:rsidRDefault="008B14F3"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00E368BD">
        <w:rPr>
          <w:rFonts w:ascii="Arial" w:eastAsia="Times New Roman" w:hAnsi="Arial" w:cs="Arial"/>
          <w:b/>
          <w:bCs/>
          <w:color w:val="auto"/>
          <w:sz w:val="22"/>
          <w:szCs w:val="22"/>
        </w:rPr>
        <w:t xml:space="preserve"> </w:t>
      </w:r>
      <w:r w:rsidR="00E368BD" w:rsidRPr="00932FA5">
        <w:rPr>
          <w:rFonts w:ascii="Arial" w:eastAsia="Times New Roman" w:hAnsi="Arial" w:cs="Arial"/>
          <w:color w:val="auto"/>
          <w:sz w:val="22"/>
          <w:szCs w:val="22"/>
        </w:rPr>
        <w:t xml:space="preserve">Thank you we have </w:t>
      </w:r>
      <w:r w:rsidR="00E368BD">
        <w:rPr>
          <w:rFonts w:ascii="Arial" w:eastAsia="Times New Roman" w:hAnsi="Arial" w:cs="Arial"/>
          <w:color w:val="auto"/>
          <w:sz w:val="22"/>
          <w:szCs w:val="22"/>
        </w:rPr>
        <w:t>added</w:t>
      </w:r>
      <w:r w:rsidR="00E368BD" w:rsidRPr="00932FA5">
        <w:rPr>
          <w:rFonts w:ascii="Arial" w:eastAsia="Times New Roman" w:hAnsi="Arial" w:cs="Arial"/>
          <w:color w:val="auto"/>
          <w:sz w:val="22"/>
          <w:szCs w:val="22"/>
        </w:rPr>
        <w:t xml:space="preserve"> this</w:t>
      </w:r>
    </w:p>
    <w:p w14:paraId="7CADE04C" w14:textId="77777777" w:rsidR="0047209F" w:rsidRPr="00932FA5" w:rsidRDefault="0047209F" w:rsidP="00AD5C2B">
      <w:pPr>
        <w:pStyle w:val="Default"/>
        <w:ind w:left="426"/>
        <w:rPr>
          <w:rFonts w:ascii="Arial" w:eastAsia="Times New Roman" w:hAnsi="Arial" w:cs="Arial"/>
          <w:b/>
          <w:bCs/>
          <w:color w:val="auto"/>
          <w:sz w:val="22"/>
          <w:szCs w:val="22"/>
        </w:rPr>
      </w:pPr>
    </w:p>
    <w:p w14:paraId="12BFFD8E" w14:textId="77777777" w:rsidR="00BE418A" w:rsidRPr="00932FA5" w:rsidRDefault="00BE418A"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 xml:space="preserve">L180 - also referred to as conditional </w:t>
      </w:r>
      <w:proofErr w:type="gramStart"/>
      <w:r w:rsidRPr="00932FA5">
        <w:rPr>
          <w:rFonts w:ascii="Arial" w:eastAsia="Times New Roman" w:hAnsi="Arial" w:cs="Arial"/>
          <w:b/>
          <w:bCs/>
          <w:color w:val="auto"/>
          <w:sz w:val="22"/>
          <w:szCs w:val="22"/>
        </w:rPr>
        <w:t>probability</w:t>
      </w:r>
      <w:proofErr w:type="gramEnd"/>
      <w:r w:rsidRPr="00932FA5">
        <w:rPr>
          <w:rFonts w:ascii="Arial" w:eastAsia="Times New Roman" w:hAnsi="Arial" w:cs="Arial"/>
          <w:b/>
          <w:bCs/>
          <w:color w:val="auto"/>
          <w:sz w:val="22"/>
          <w:szCs w:val="22"/>
        </w:rPr>
        <w:t xml:space="preserve"> </w:t>
      </w:r>
    </w:p>
    <w:p w14:paraId="58E42D77" w14:textId="77777777" w:rsidR="00E368BD" w:rsidRDefault="00E368BD" w:rsidP="00AD5C2B">
      <w:pPr>
        <w:pStyle w:val="Default"/>
        <w:ind w:left="426"/>
        <w:rPr>
          <w:rFonts w:ascii="Arial" w:eastAsia="Times New Roman" w:hAnsi="Arial" w:cs="Arial"/>
          <w:b/>
          <w:bCs/>
          <w:color w:val="auto"/>
          <w:sz w:val="22"/>
          <w:szCs w:val="22"/>
        </w:rPr>
      </w:pPr>
    </w:p>
    <w:p w14:paraId="5B6DD96F" w14:textId="2F57653D" w:rsidR="00BE418A" w:rsidRDefault="00BE418A"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00AD5C2B">
        <w:rPr>
          <w:rFonts w:ascii="Arial" w:eastAsia="Times New Roman" w:hAnsi="Arial" w:cs="Arial"/>
          <w:b/>
          <w:bCs/>
          <w:color w:val="auto"/>
          <w:sz w:val="22"/>
          <w:szCs w:val="22"/>
        </w:rPr>
        <w:t xml:space="preserve"> </w:t>
      </w:r>
      <w:r w:rsidR="00AD5C2B" w:rsidRPr="00932FA5">
        <w:rPr>
          <w:rFonts w:ascii="Arial" w:eastAsia="Times New Roman" w:hAnsi="Arial" w:cs="Arial"/>
          <w:color w:val="auto"/>
          <w:sz w:val="22"/>
          <w:szCs w:val="22"/>
        </w:rPr>
        <w:t xml:space="preserve">Thank you we have </w:t>
      </w:r>
      <w:r w:rsidR="00AD5C2B">
        <w:rPr>
          <w:rFonts w:ascii="Arial" w:eastAsia="Times New Roman" w:hAnsi="Arial" w:cs="Arial"/>
          <w:color w:val="auto"/>
          <w:sz w:val="22"/>
          <w:szCs w:val="22"/>
        </w:rPr>
        <w:t>added</w:t>
      </w:r>
      <w:r w:rsidR="00AD5C2B" w:rsidRPr="00932FA5">
        <w:rPr>
          <w:rFonts w:ascii="Arial" w:eastAsia="Times New Roman" w:hAnsi="Arial" w:cs="Arial"/>
          <w:color w:val="auto"/>
          <w:sz w:val="22"/>
          <w:szCs w:val="22"/>
        </w:rPr>
        <w:t xml:space="preserve"> this</w:t>
      </w:r>
    </w:p>
    <w:p w14:paraId="26D0F437" w14:textId="77777777" w:rsidR="00E368BD" w:rsidRPr="00932FA5" w:rsidRDefault="00E368BD" w:rsidP="00AD5C2B">
      <w:pPr>
        <w:pStyle w:val="Default"/>
        <w:ind w:left="426"/>
        <w:rPr>
          <w:rFonts w:ascii="Arial" w:eastAsia="Times New Roman" w:hAnsi="Arial" w:cs="Arial"/>
          <w:b/>
          <w:bCs/>
          <w:color w:val="auto"/>
          <w:sz w:val="22"/>
          <w:szCs w:val="22"/>
        </w:rPr>
      </w:pPr>
    </w:p>
    <w:p w14:paraId="203B5C41" w14:textId="3B01B145" w:rsidR="00BE418A" w:rsidRPr="009F5AB9" w:rsidRDefault="00EB5FA1" w:rsidP="00AD5C2B">
      <w:pPr>
        <w:pStyle w:val="Default"/>
        <w:numPr>
          <w:ilvl w:val="0"/>
          <w:numId w:val="21"/>
        </w:numPr>
        <w:ind w:left="426"/>
        <w:rPr>
          <w:rFonts w:ascii="Arial" w:eastAsia="Times New Roman" w:hAnsi="Arial" w:cs="Arial"/>
          <w:b/>
          <w:bCs/>
          <w:color w:val="auto"/>
          <w:sz w:val="22"/>
          <w:szCs w:val="22"/>
        </w:rPr>
      </w:pPr>
      <w:r w:rsidRPr="009F5AB9">
        <w:rPr>
          <w:rFonts w:ascii="Arial" w:eastAsia="Times New Roman" w:hAnsi="Arial" w:cs="Arial"/>
          <w:b/>
          <w:bCs/>
          <w:color w:val="auto"/>
          <w:sz w:val="22"/>
          <w:szCs w:val="22"/>
        </w:rPr>
        <w:t>L365 It would be good to add a closing paragraph - it seems a bit odd to conclude with a bullet point.</w:t>
      </w:r>
    </w:p>
    <w:p w14:paraId="5A04C461" w14:textId="77777777" w:rsidR="00E368BD" w:rsidRPr="009F5AB9" w:rsidRDefault="00E368BD" w:rsidP="00AD5C2B">
      <w:pPr>
        <w:pStyle w:val="Default"/>
        <w:ind w:left="426"/>
        <w:rPr>
          <w:rFonts w:ascii="Arial" w:eastAsia="Times New Roman" w:hAnsi="Arial" w:cs="Arial"/>
          <w:b/>
          <w:bCs/>
          <w:color w:val="auto"/>
          <w:sz w:val="22"/>
          <w:szCs w:val="22"/>
        </w:rPr>
      </w:pPr>
    </w:p>
    <w:p w14:paraId="204EF6CB" w14:textId="1CDFE087" w:rsidR="00BE418A" w:rsidRPr="009F5AB9" w:rsidRDefault="00BE418A" w:rsidP="00AD5C2B">
      <w:pPr>
        <w:pStyle w:val="Default"/>
        <w:ind w:left="426"/>
        <w:rPr>
          <w:rFonts w:ascii="Arial" w:eastAsia="Times New Roman" w:hAnsi="Arial" w:cs="Arial"/>
          <w:b/>
          <w:bCs/>
          <w:color w:val="auto"/>
          <w:sz w:val="22"/>
          <w:szCs w:val="22"/>
        </w:rPr>
      </w:pPr>
      <w:r w:rsidRPr="009F5AB9">
        <w:rPr>
          <w:rFonts w:ascii="Arial" w:eastAsia="Times New Roman" w:hAnsi="Arial" w:cs="Arial"/>
          <w:b/>
          <w:bCs/>
          <w:color w:val="auto"/>
          <w:sz w:val="22"/>
          <w:szCs w:val="22"/>
        </w:rPr>
        <w:t>Response:</w:t>
      </w:r>
      <w:r w:rsidR="009F5AB9" w:rsidRPr="009F5AB9">
        <w:rPr>
          <w:rFonts w:ascii="Arial" w:eastAsia="Times New Roman" w:hAnsi="Arial" w:cs="Arial"/>
          <w:b/>
          <w:bCs/>
          <w:color w:val="auto"/>
          <w:sz w:val="22"/>
          <w:szCs w:val="22"/>
        </w:rPr>
        <w:t xml:space="preserve"> </w:t>
      </w:r>
      <w:r w:rsidR="009F5AB9" w:rsidRPr="009F5AB9">
        <w:rPr>
          <w:rFonts w:ascii="Arial" w:eastAsia="Times New Roman" w:hAnsi="Arial" w:cs="Arial"/>
          <w:color w:val="auto"/>
          <w:sz w:val="22"/>
          <w:szCs w:val="22"/>
        </w:rPr>
        <w:t>Thank you we have edited this</w:t>
      </w:r>
    </w:p>
    <w:p w14:paraId="7296F267" w14:textId="77777777" w:rsidR="00E368BD" w:rsidRDefault="00E368BD" w:rsidP="00AD5C2B">
      <w:pPr>
        <w:pStyle w:val="Default"/>
        <w:ind w:left="426"/>
        <w:rPr>
          <w:rFonts w:ascii="Arial" w:eastAsia="Times New Roman" w:hAnsi="Arial" w:cs="Arial"/>
          <w:b/>
          <w:bCs/>
          <w:color w:val="auto"/>
          <w:sz w:val="22"/>
          <w:szCs w:val="22"/>
        </w:rPr>
      </w:pPr>
    </w:p>
    <w:p w14:paraId="5F3F9166" w14:textId="03EE9356" w:rsidR="003E08E4" w:rsidRDefault="003E08E4"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Figure 6 if the slider is plastic, then the spring is elastic and the dashpot viscous.</w:t>
      </w:r>
    </w:p>
    <w:p w14:paraId="4A12EACB" w14:textId="77777777" w:rsidR="00E368BD" w:rsidRPr="00932FA5" w:rsidRDefault="00E368BD" w:rsidP="00AD5C2B">
      <w:pPr>
        <w:pStyle w:val="Default"/>
        <w:ind w:left="426"/>
        <w:rPr>
          <w:rFonts w:ascii="Arial" w:eastAsia="Times New Roman" w:hAnsi="Arial" w:cs="Arial"/>
          <w:b/>
          <w:bCs/>
          <w:color w:val="auto"/>
          <w:sz w:val="22"/>
          <w:szCs w:val="22"/>
        </w:rPr>
      </w:pPr>
    </w:p>
    <w:p w14:paraId="24B9D4D7" w14:textId="79274E5D" w:rsidR="003E08E4" w:rsidRPr="00932FA5" w:rsidRDefault="003E08E4"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r w:rsidR="00E368BD">
        <w:rPr>
          <w:rFonts w:ascii="Arial" w:eastAsia="Times New Roman" w:hAnsi="Arial" w:cs="Arial"/>
          <w:b/>
          <w:bCs/>
          <w:color w:val="auto"/>
          <w:sz w:val="22"/>
          <w:szCs w:val="22"/>
        </w:rPr>
        <w:t xml:space="preserve"> </w:t>
      </w:r>
      <w:r w:rsidR="00E368BD" w:rsidRPr="00932FA5">
        <w:rPr>
          <w:rFonts w:ascii="Arial" w:eastAsia="Times New Roman" w:hAnsi="Arial" w:cs="Arial"/>
          <w:color w:val="auto"/>
          <w:sz w:val="22"/>
          <w:szCs w:val="22"/>
        </w:rPr>
        <w:t>Thank you we have corrected this</w:t>
      </w:r>
      <w:r w:rsidR="00E368BD">
        <w:rPr>
          <w:rFonts w:ascii="Arial" w:eastAsia="Times New Roman" w:hAnsi="Arial" w:cs="Arial"/>
          <w:color w:val="auto"/>
          <w:sz w:val="22"/>
          <w:szCs w:val="22"/>
        </w:rPr>
        <w:t xml:space="preserve"> figure</w:t>
      </w:r>
    </w:p>
    <w:p w14:paraId="68B2CF42" w14:textId="77777777" w:rsidR="00E368BD" w:rsidRDefault="00E368BD" w:rsidP="00AD5C2B">
      <w:pPr>
        <w:pStyle w:val="Default"/>
        <w:ind w:left="426"/>
        <w:rPr>
          <w:rFonts w:ascii="Arial" w:eastAsia="Times New Roman" w:hAnsi="Arial" w:cs="Arial"/>
          <w:b/>
          <w:bCs/>
          <w:color w:val="auto"/>
          <w:sz w:val="22"/>
          <w:szCs w:val="22"/>
        </w:rPr>
      </w:pPr>
    </w:p>
    <w:p w14:paraId="08270D55" w14:textId="4F82D1AE" w:rsidR="003E08E4" w:rsidRDefault="00050C8D" w:rsidP="00AD5C2B">
      <w:pPr>
        <w:pStyle w:val="Default"/>
        <w:numPr>
          <w:ilvl w:val="0"/>
          <w:numId w:val="21"/>
        </w:numPr>
        <w:ind w:left="426"/>
        <w:rPr>
          <w:rFonts w:ascii="Arial" w:eastAsia="Times New Roman" w:hAnsi="Arial" w:cs="Arial"/>
          <w:b/>
          <w:bCs/>
          <w:color w:val="auto"/>
          <w:sz w:val="22"/>
          <w:szCs w:val="22"/>
        </w:rPr>
      </w:pPr>
      <w:commentRangeStart w:id="87"/>
      <w:r w:rsidRPr="00932FA5">
        <w:rPr>
          <w:rFonts w:ascii="Arial" w:eastAsia="Times New Roman" w:hAnsi="Arial" w:cs="Arial"/>
          <w:b/>
          <w:bCs/>
          <w:color w:val="auto"/>
          <w:sz w:val="22"/>
          <w:szCs w:val="22"/>
        </w:rPr>
        <w:t xml:space="preserve">Barbosa et al please check if JGGE allows citation of personal </w:t>
      </w:r>
      <w:proofErr w:type="gramStart"/>
      <w:r w:rsidRPr="00932FA5">
        <w:rPr>
          <w:rFonts w:ascii="Arial" w:eastAsia="Times New Roman" w:hAnsi="Arial" w:cs="Arial"/>
          <w:b/>
          <w:bCs/>
          <w:color w:val="auto"/>
          <w:sz w:val="22"/>
          <w:szCs w:val="22"/>
        </w:rPr>
        <w:t>communications</w:t>
      </w:r>
      <w:proofErr w:type="gramEnd"/>
      <w:r w:rsidR="003E08E4" w:rsidRPr="00932FA5">
        <w:rPr>
          <w:rFonts w:ascii="Arial" w:eastAsia="Times New Roman" w:hAnsi="Arial" w:cs="Arial"/>
          <w:b/>
          <w:bCs/>
          <w:color w:val="auto"/>
          <w:sz w:val="22"/>
          <w:szCs w:val="22"/>
        </w:rPr>
        <w:t xml:space="preserve"> </w:t>
      </w:r>
    </w:p>
    <w:p w14:paraId="6FAB367A" w14:textId="77777777" w:rsidR="00AD5C2B" w:rsidRPr="00932FA5" w:rsidRDefault="00AD5C2B" w:rsidP="00AD5C2B">
      <w:pPr>
        <w:pStyle w:val="Default"/>
        <w:ind w:left="426"/>
        <w:rPr>
          <w:rFonts w:ascii="Arial" w:eastAsia="Times New Roman" w:hAnsi="Arial" w:cs="Arial"/>
          <w:b/>
          <w:bCs/>
          <w:color w:val="auto"/>
          <w:sz w:val="22"/>
          <w:szCs w:val="22"/>
        </w:rPr>
      </w:pPr>
    </w:p>
    <w:p w14:paraId="5D372575" w14:textId="77777777" w:rsidR="003E08E4" w:rsidRPr="00932FA5" w:rsidRDefault="003E08E4"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p>
    <w:p w14:paraId="7E54C9D2" w14:textId="77777777" w:rsidR="00E368BD" w:rsidRDefault="00E368BD" w:rsidP="00AD5C2B">
      <w:pPr>
        <w:pStyle w:val="Default"/>
        <w:ind w:left="426"/>
        <w:rPr>
          <w:rFonts w:ascii="Arial" w:eastAsia="Times New Roman" w:hAnsi="Arial" w:cs="Arial"/>
          <w:b/>
          <w:bCs/>
          <w:color w:val="auto"/>
          <w:sz w:val="22"/>
          <w:szCs w:val="22"/>
        </w:rPr>
      </w:pPr>
    </w:p>
    <w:p w14:paraId="27A4E075" w14:textId="2EC60905" w:rsidR="003E08E4" w:rsidRPr="00932FA5" w:rsidRDefault="001A47AC" w:rsidP="00AD5C2B">
      <w:pPr>
        <w:pStyle w:val="Default"/>
        <w:numPr>
          <w:ilvl w:val="0"/>
          <w:numId w:val="21"/>
        </w:numPr>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References:</w:t>
      </w:r>
      <w:r w:rsidR="003E08E4" w:rsidRPr="00932FA5">
        <w:rPr>
          <w:rFonts w:ascii="Arial" w:eastAsia="Times New Roman" w:hAnsi="Arial" w:cs="Arial"/>
          <w:b/>
          <w:bCs/>
          <w:color w:val="auto"/>
          <w:sz w:val="22"/>
          <w:szCs w:val="22"/>
        </w:rPr>
        <w:t xml:space="preserve"> </w:t>
      </w:r>
      <w:r w:rsidRPr="00932FA5">
        <w:rPr>
          <w:rFonts w:ascii="Arial" w:eastAsia="Times New Roman" w:hAnsi="Arial" w:cs="Arial"/>
          <w:b/>
          <w:bCs/>
          <w:color w:val="auto"/>
          <w:sz w:val="22"/>
          <w:szCs w:val="22"/>
        </w:rPr>
        <w:t>integrate conference paper citations with all the necessary details - editor of the proceedings, page numbers, location, date of the conference, etc. Most conference paper citations are incomplete.</w:t>
      </w:r>
    </w:p>
    <w:p w14:paraId="747FE234" w14:textId="77777777" w:rsidR="00AD5C2B" w:rsidRDefault="00AD5C2B" w:rsidP="00AD5C2B">
      <w:pPr>
        <w:pStyle w:val="Default"/>
        <w:ind w:left="426"/>
        <w:rPr>
          <w:rFonts w:ascii="Arial" w:eastAsia="Times New Roman" w:hAnsi="Arial" w:cs="Arial"/>
          <w:b/>
          <w:bCs/>
          <w:color w:val="auto"/>
          <w:sz w:val="22"/>
          <w:szCs w:val="22"/>
        </w:rPr>
      </w:pPr>
    </w:p>
    <w:p w14:paraId="01935F89" w14:textId="1655CC00" w:rsidR="00F64A7F" w:rsidRPr="00932FA5" w:rsidRDefault="003E08E4" w:rsidP="00AD5C2B">
      <w:pPr>
        <w:pStyle w:val="Default"/>
        <w:ind w:left="426"/>
        <w:rPr>
          <w:rFonts w:ascii="Arial" w:eastAsia="Times New Roman" w:hAnsi="Arial" w:cs="Arial"/>
          <w:b/>
          <w:bCs/>
          <w:color w:val="auto"/>
          <w:sz w:val="22"/>
          <w:szCs w:val="22"/>
        </w:rPr>
      </w:pPr>
      <w:r w:rsidRPr="00932FA5">
        <w:rPr>
          <w:rFonts w:ascii="Arial" w:eastAsia="Times New Roman" w:hAnsi="Arial" w:cs="Arial"/>
          <w:b/>
          <w:bCs/>
          <w:color w:val="auto"/>
          <w:sz w:val="22"/>
          <w:szCs w:val="22"/>
        </w:rPr>
        <w:t>Response:</w:t>
      </w:r>
      <w:commentRangeEnd w:id="87"/>
      <w:r w:rsidR="00E368BD">
        <w:rPr>
          <w:rStyle w:val="CommentReference"/>
          <w:rFonts w:asciiTheme="minorHAnsi" w:eastAsiaTheme="minorHAnsi" w:hAnsiTheme="minorHAnsi" w:cstheme="minorBidi"/>
          <w:color w:val="auto"/>
        </w:rPr>
        <w:commentReference w:id="87"/>
      </w:r>
    </w:p>
    <w:p w14:paraId="511F18E9" w14:textId="77777777" w:rsidR="00F64A7F" w:rsidRPr="00932FA5" w:rsidRDefault="00F64A7F" w:rsidP="009357F1">
      <w:pPr>
        <w:rPr>
          <w:rFonts w:cs="Arial"/>
          <w:lang w:eastAsia="en-US"/>
        </w:rPr>
      </w:pPr>
    </w:p>
    <w:p w14:paraId="5ADF1949" w14:textId="49E674A2" w:rsidR="00853472" w:rsidRPr="00AD5C2B" w:rsidRDefault="00853472" w:rsidP="00CC3791">
      <w:pPr>
        <w:pStyle w:val="Heading1"/>
        <w:rPr>
          <w:rFonts w:cs="Arial"/>
          <w:sz w:val="22"/>
          <w:szCs w:val="22"/>
          <w:lang w:val="en-US"/>
        </w:rPr>
      </w:pPr>
      <w:r w:rsidRPr="00AD5C2B">
        <w:rPr>
          <w:rFonts w:cs="Arial"/>
          <w:sz w:val="22"/>
          <w:szCs w:val="22"/>
          <w:lang w:val="en-US"/>
        </w:rPr>
        <w:t>References</w:t>
      </w:r>
    </w:p>
    <w:p w14:paraId="00571E8F" w14:textId="77777777" w:rsidR="008E4DD5" w:rsidRPr="00AD5C2B" w:rsidRDefault="008E4DD5" w:rsidP="00CC3791">
      <w:pPr>
        <w:rPr>
          <w:rFonts w:cs="Arial"/>
          <w:b/>
          <w:lang w:eastAsia="en-US"/>
        </w:rPr>
      </w:pPr>
    </w:p>
    <w:p w14:paraId="1A494317" w14:textId="77777777" w:rsidR="00D44089" w:rsidRPr="00D44089" w:rsidRDefault="008E4DD5" w:rsidP="00D44089">
      <w:pPr>
        <w:pStyle w:val="EndNoteBibliography"/>
        <w:ind w:left="720" w:hanging="720"/>
      </w:pPr>
      <w:r w:rsidRPr="00AD5C2B">
        <w:rPr>
          <w:b/>
          <w:lang w:eastAsia="en-US"/>
        </w:rPr>
        <w:fldChar w:fldCharType="begin"/>
      </w:r>
      <w:r w:rsidRPr="00AD5C2B">
        <w:rPr>
          <w:b/>
          <w:lang w:eastAsia="en-US"/>
        </w:rPr>
        <w:instrText xml:space="preserve"> ADDIN EN.REFLIST </w:instrText>
      </w:r>
      <w:r w:rsidRPr="00AD5C2B">
        <w:rPr>
          <w:b/>
          <w:lang w:eastAsia="en-US"/>
        </w:rPr>
        <w:fldChar w:fldCharType="separate"/>
      </w:r>
      <w:bookmarkStart w:id="88" w:name="_ENREF_1"/>
      <w:r w:rsidR="00D44089" w:rsidRPr="00D44089">
        <w:t xml:space="preserve">Buckley, R. M., Kontoe, S., Jardine, R. J., Maron, M., Schroeder, F. C. &amp; Barbosa, P. 2017. Common pitfalls of pile driving resistance analysis - A case study of the Wikinger offshore windfarm. </w:t>
      </w:r>
      <w:r w:rsidR="00D44089" w:rsidRPr="00D44089">
        <w:rPr>
          <w:i/>
        </w:rPr>
        <w:t>Proc. 8th Intl. Conf. Offshore Site Investigation and Geotechnics.</w:t>
      </w:r>
      <w:r w:rsidR="00D44089" w:rsidRPr="00D44089">
        <w:t xml:space="preserve"> London, UK: Society of Underwater Technology.</w:t>
      </w:r>
      <w:bookmarkEnd w:id="88"/>
    </w:p>
    <w:p w14:paraId="0E28762C" w14:textId="77777777" w:rsidR="00D44089" w:rsidRPr="00D44089" w:rsidRDefault="00D44089" w:rsidP="00D44089">
      <w:pPr>
        <w:pStyle w:val="EndNoteBibliography"/>
        <w:ind w:left="720" w:hanging="720"/>
      </w:pPr>
      <w:bookmarkStart w:id="89" w:name="_ENREF_2"/>
      <w:r w:rsidRPr="00D44089">
        <w:t xml:space="preserve">Chow, F. C. 1997. </w:t>
      </w:r>
      <w:r w:rsidRPr="00D44089">
        <w:rPr>
          <w:i/>
        </w:rPr>
        <w:t>Investigations into Displacement Pile Behaviour for Offshore Foundations.</w:t>
      </w:r>
      <w:r w:rsidRPr="00D44089">
        <w:t xml:space="preserve"> PhD, Imperial College London.</w:t>
      </w:r>
      <w:bookmarkEnd w:id="89"/>
    </w:p>
    <w:p w14:paraId="499DBF77" w14:textId="77777777" w:rsidR="00D44089" w:rsidRPr="00D44089" w:rsidRDefault="00D44089" w:rsidP="00D44089">
      <w:pPr>
        <w:pStyle w:val="EndNoteBibliography"/>
        <w:ind w:left="720" w:hanging="720"/>
      </w:pPr>
      <w:bookmarkStart w:id="90" w:name="_ENREF_3"/>
      <w:r w:rsidRPr="00D44089">
        <w:t xml:space="preserve">Deeks, A. &amp; Randolph, M. 1993. Analytical modelling of hammer impact for pile driving. </w:t>
      </w:r>
      <w:r w:rsidRPr="00D44089">
        <w:rPr>
          <w:i/>
        </w:rPr>
        <w:t>International Journal for Numerical and Analytical Methods in Geomechanics,</w:t>
      </w:r>
      <w:r w:rsidRPr="00D44089">
        <w:t xml:space="preserve"> 17</w:t>
      </w:r>
      <w:r w:rsidRPr="00D44089">
        <w:rPr>
          <w:b/>
        </w:rPr>
        <w:t>,</w:t>
      </w:r>
      <w:r w:rsidRPr="00D44089">
        <w:t xml:space="preserve"> 279-302.</w:t>
      </w:r>
      <w:bookmarkEnd w:id="90"/>
    </w:p>
    <w:p w14:paraId="07FBC4A8" w14:textId="77777777" w:rsidR="00D44089" w:rsidRPr="00D44089" w:rsidRDefault="00D44089" w:rsidP="00D44089">
      <w:pPr>
        <w:pStyle w:val="EndNoteBibliography"/>
        <w:ind w:left="720" w:hanging="720"/>
      </w:pPr>
      <w:bookmarkStart w:id="91" w:name="_ENREF_4"/>
      <w:r w:rsidRPr="00D44089">
        <w:t>Jardine, R. J., Buckley, R. M., Liu, T. F., Byrne, B. W., Kontoe, S., J.;, Mcadam, R. A., Schranz, F. &amp; Vinck, K. 2023. The axial behaviour of piles driven in chalk - Géotechnique -  in press.</w:t>
      </w:r>
      <w:bookmarkEnd w:id="91"/>
    </w:p>
    <w:p w14:paraId="765E5E16" w14:textId="77777777" w:rsidR="00D44089" w:rsidRPr="00D44089" w:rsidRDefault="00D44089" w:rsidP="00D44089">
      <w:pPr>
        <w:pStyle w:val="EndNoteBibliography"/>
        <w:ind w:left="720" w:hanging="720"/>
      </w:pPr>
      <w:bookmarkStart w:id="92" w:name="_ENREF_5"/>
      <w:r w:rsidRPr="00D44089">
        <w:t xml:space="preserve">Kaynia, A. M., Hebig, J., Pein, T. &amp; Shin, Y. 2022. Numerical model for dynamic installation of large diameter monopiles. </w:t>
      </w:r>
      <w:r w:rsidRPr="00D44089">
        <w:rPr>
          <w:i/>
        </w:rPr>
        <w:t>Soil Dynamics and Earthquake Engineering,</w:t>
      </w:r>
      <w:r w:rsidRPr="00D44089">
        <w:t xml:space="preserve"> 161</w:t>
      </w:r>
      <w:r w:rsidRPr="00D44089">
        <w:rPr>
          <w:b/>
        </w:rPr>
        <w:t>,</w:t>
      </w:r>
      <w:r w:rsidRPr="00D44089">
        <w:t xml:space="preserve"> 107393.</w:t>
      </w:r>
      <w:bookmarkEnd w:id="92"/>
    </w:p>
    <w:p w14:paraId="2B062ACB" w14:textId="77777777" w:rsidR="00D44089" w:rsidRPr="00D44089" w:rsidRDefault="00D44089" w:rsidP="00D44089">
      <w:pPr>
        <w:pStyle w:val="EndNoteBibliography"/>
        <w:ind w:left="720" w:hanging="720"/>
      </w:pPr>
      <w:bookmarkStart w:id="93" w:name="_ENREF_6"/>
      <w:r w:rsidRPr="00D44089">
        <w:t>Lehane, B., Liu, Z., Bittar, E., Nadim, F., Lacasse, S., Jardine, R., Carotenuto, P., Jeanjean, P., Rattley, M. &amp; Gavin, K. A new 'unified' CPT-based axial pile capacity design method for driven piles in sand.  4th International Symposium on Frontiers in Offshore Geotechnics, 2020. American Society of Civil Engineers, 463-477.</w:t>
      </w:r>
      <w:bookmarkEnd w:id="93"/>
    </w:p>
    <w:p w14:paraId="0C6BEB49" w14:textId="77777777" w:rsidR="00D44089" w:rsidRPr="00D44089" w:rsidRDefault="00D44089" w:rsidP="00D44089">
      <w:pPr>
        <w:pStyle w:val="EndNoteBibliography"/>
        <w:ind w:left="720" w:hanging="720"/>
      </w:pPr>
      <w:bookmarkStart w:id="94" w:name="_ENREF_7"/>
      <w:r w:rsidRPr="00D44089">
        <w:lastRenderedPageBreak/>
        <w:t xml:space="preserve">Randolph, M. F. 1990. Analysis of the dynamics of pile driving. </w:t>
      </w:r>
      <w:r w:rsidRPr="00D44089">
        <w:rPr>
          <w:i/>
        </w:rPr>
        <w:t>Developments in Soil Mechanics IV: Advanced Geotechnical Analyses.</w:t>
      </w:r>
      <w:r w:rsidRPr="00D44089">
        <w:t xml:space="preserve"> Elsevier.</w:t>
      </w:r>
      <w:bookmarkEnd w:id="94"/>
    </w:p>
    <w:p w14:paraId="3DC15074" w14:textId="77777777" w:rsidR="00D44089" w:rsidRPr="00D44089" w:rsidRDefault="00D44089" w:rsidP="00D44089">
      <w:pPr>
        <w:pStyle w:val="EndNoteBibliography"/>
        <w:ind w:left="720" w:hanging="720"/>
      </w:pPr>
      <w:bookmarkStart w:id="95" w:name="_ENREF_8"/>
      <w:r w:rsidRPr="00D44089">
        <w:t xml:space="preserve">Salgado, R., Loukidis, D., Abou-Jaoude, G. &amp; Zhang, Y. 2015. The role of soil stiffness non-linearity in 1D pile driving simulations. </w:t>
      </w:r>
      <w:r w:rsidRPr="00D44089">
        <w:rPr>
          <w:i/>
        </w:rPr>
        <w:t>Géotechnique,</w:t>
      </w:r>
      <w:r w:rsidRPr="00D44089">
        <w:t xml:space="preserve"> 65</w:t>
      </w:r>
      <w:r w:rsidRPr="00D44089">
        <w:rPr>
          <w:b/>
        </w:rPr>
        <w:t>,</w:t>
      </w:r>
      <w:r w:rsidRPr="00D44089">
        <w:t xml:space="preserve"> 169-187.</w:t>
      </w:r>
      <w:bookmarkEnd w:id="95"/>
    </w:p>
    <w:p w14:paraId="5751A7A6" w14:textId="77777777" w:rsidR="00D44089" w:rsidRPr="00D44089" w:rsidRDefault="00D44089" w:rsidP="00D44089">
      <w:pPr>
        <w:pStyle w:val="EndNoteBibliography"/>
        <w:ind w:left="720" w:hanging="720"/>
      </w:pPr>
      <w:bookmarkStart w:id="96" w:name="_ENREF_9"/>
      <w:r w:rsidRPr="00D44089">
        <w:t xml:space="preserve">Simons, H. A. &amp; Randolph, M. F. 1985. A new approach to one dimensional pile driving analysis. </w:t>
      </w:r>
      <w:r w:rsidRPr="00D44089">
        <w:rPr>
          <w:i/>
        </w:rPr>
        <w:t>Intl. Conf. on Numerical Methods in Geomechanics.</w:t>
      </w:r>
      <w:r w:rsidRPr="00D44089">
        <w:t xml:space="preserve"> Nagoya, Japan.</w:t>
      </w:r>
      <w:bookmarkEnd w:id="96"/>
    </w:p>
    <w:p w14:paraId="33E4B554" w14:textId="77777777" w:rsidR="00D44089" w:rsidRPr="00D44089" w:rsidRDefault="00D44089" w:rsidP="00D44089">
      <w:pPr>
        <w:pStyle w:val="EndNoteBibliography"/>
        <w:ind w:left="720" w:hanging="720"/>
      </w:pPr>
      <w:bookmarkStart w:id="97" w:name="_ENREF_10"/>
      <w:r w:rsidRPr="00D44089">
        <w:t xml:space="preserve">Smith, E. a. L. 1962. Pile-driving analysis by the wave equation. </w:t>
      </w:r>
      <w:r w:rsidRPr="00D44089">
        <w:rPr>
          <w:i/>
        </w:rPr>
        <w:t>J. Soil Mech Found. Eng. - ASCE,</w:t>
      </w:r>
      <w:r w:rsidRPr="00D44089">
        <w:t xml:space="preserve"> 4</w:t>
      </w:r>
      <w:r w:rsidRPr="00D44089">
        <w:rPr>
          <w:b/>
        </w:rPr>
        <w:t>,</w:t>
      </w:r>
      <w:r w:rsidRPr="00D44089">
        <w:t xml:space="preserve"> 35-61.</w:t>
      </w:r>
      <w:bookmarkEnd w:id="97"/>
    </w:p>
    <w:p w14:paraId="6F2A867D" w14:textId="77777777" w:rsidR="00D44089" w:rsidRPr="00D44089" w:rsidRDefault="00D44089" w:rsidP="00D44089">
      <w:pPr>
        <w:pStyle w:val="EndNoteBibliography"/>
        <w:ind w:left="720" w:hanging="720"/>
      </w:pPr>
      <w:bookmarkStart w:id="98" w:name="_ENREF_11"/>
      <w:r w:rsidRPr="00D44089">
        <w:t xml:space="preserve">Tsetas, A., Tsouvalas, A. &amp; Metrikine, A. V. 2021. Installation of large-diameter monopiles: Introducing wave dispersion and non-local soil reaction. </w:t>
      </w:r>
      <w:r w:rsidRPr="00D44089">
        <w:rPr>
          <w:i/>
        </w:rPr>
        <w:t>Journal of Marine Science and Engineering,</w:t>
      </w:r>
      <w:r w:rsidRPr="00D44089">
        <w:t xml:space="preserve"> 9</w:t>
      </w:r>
      <w:r w:rsidRPr="00D44089">
        <w:rPr>
          <w:b/>
        </w:rPr>
        <w:t>,</w:t>
      </w:r>
      <w:r w:rsidRPr="00D44089">
        <w:t xml:space="preserve"> 313.</w:t>
      </w:r>
      <w:bookmarkEnd w:id="98"/>
    </w:p>
    <w:p w14:paraId="64009589" w14:textId="5C5976AC" w:rsidR="00AA53F0" w:rsidRPr="00A500D7" w:rsidRDefault="008E4DD5" w:rsidP="00CC3791">
      <w:pPr>
        <w:rPr>
          <w:rFonts w:cs="Arial"/>
          <w:b/>
          <w:color w:val="FF0000"/>
          <w:lang w:eastAsia="en-US"/>
        </w:rPr>
      </w:pPr>
      <w:r w:rsidRPr="00AD5C2B">
        <w:rPr>
          <w:rFonts w:cs="Arial"/>
          <w:b/>
          <w:lang w:eastAsia="en-US"/>
        </w:rPr>
        <w:fldChar w:fldCharType="end"/>
      </w:r>
    </w:p>
    <w:sectPr w:rsidR="00AA53F0" w:rsidRPr="00A500D7" w:rsidSect="008F1BC4">
      <w:footerReference w:type="default" r:id="rId12"/>
      <w:pgSz w:w="11900" w:h="16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isin Buckley" w:date="2023-03-26T21:04:00Z" w:initials="RB">
    <w:p w14:paraId="291AA1B1" w14:textId="77777777" w:rsidR="00A228C8" w:rsidRDefault="00A228C8" w:rsidP="00617264">
      <w:pPr>
        <w:pStyle w:val="CommentText"/>
        <w:jc w:val="left"/>
      </w:pPr>
      <w:r>
        <w:rPr>
          <w:rStyle w:val="CommentReference"/>
        </w:rPr>
        <w:annotationRef/>
      </w:r>
      <w:r>
        <w:t>To add to text</w:t>
      </w:r>
    </w:p>
  </w:comment>
  <w:comment w:id="5" w:author="Brian Sheil" w:date="2023-03-27T12:54:00Z" w:initials="BS">
    <w:p w14:paraId="70A9804B" w14:textId="77777777" w:rsidR="000C382A" w:rsidRDefault="000C382A" w:rsidP="001A0557">
      <w:pPr>
        <w:pStyle w:val="CommentText"/>
        <w:jc w:val="left"/>
      </w:pPr>
      <w:r>
        <w:rPr>
          <w:rStyle w:val="CommentReference"/>
        </w:rPr>
        <w:annotationRef/>
      </w:r>
      <w:r>
        <w:t>I think this is the right reply. But I also wonder whether we could speak to the industry facing nature of our work - industry want better parameters for existing methods. Thus, the back-analysed parameters can be considered "operational" SRD parameters?</w:t>
      </w:r>
    </w:p>
  </w:comment>
  <w:comment w:id="8" w:author="Brian Sheil" w:date="2023-03-27T12:58:00Z" w:initials="BS">
    <w:p w14:paraId="2DB93330" w14:textId="77777777" w:rsidR="00E746C5" w:rsidRDefault="00E746C5" w:rsidP="00CE69AE">
      <w:pPr>
        <w:pStyle w:val="CommentText"/>
        <w:jc w:val="left"/>
      </w:pPr>
      <w:r>
        <w:rPr>
          <w:rStyle w:val="CommentReference"/>
        </w:rPr>
        <w:annotationRef/>
      </w:r>
      <w:r>
        <w:t>I think this is the key point here. Our approach has been to build in some intelligence to the existing design methods. However, we fully agree with the reviewer that more rigorous design models should be a future research pathway</w:t>
      </w:r>
    </w:p>
  </w:comment>
  <w:comment w:id="56" w:author="Roisin Buckley" w:date="2023-03-26T20:15:00Z" w:initials="RB">
    <w:p w14:paraId="40B297EE" w14:textId="1A44F4EF" w:rsidR="000765A9" w:rsidRDefault="000765A9" w:rsidP="0021225D">
      <w:pPr>
        <w:pStyle w:val="CommentText"/>
        <w:jc w:val="left"/>
      </w:pPr>
      <w:r>
        <w:rPr>
          <w:rStyle w:val="CommentReference"/>
        </w:rPr>
        <w:annotationRef/>
      </w:r>
      <w:r>
        <w:t>Not sure what the reviewer means here yet</w:t>
      </w:r>
    </w:p>
  </w:comment>
  <w:comment w:id="57" w:author="Brian Sheil" w:date="2023-03-27T15:05:00Z" w:initials="BS">
    <w:p w14:paraId="7E5B38EE" w14:textId="77777777" w:rsidR="00E40ED7" w:rsidRDefault="00E40ED7" w:rsidP="0004115D">
      <w:pPr>
        <w:pStyle w:val="CommentText"/>
        <w:jc w:val="left"/>
      </w:pPr>
      <w:r>
        <w:rPr>
          <w:rStyle w:val="CommentReference"/>
        </w:rPr>
        <w:annotationRef/>
      </w:r>
      <w:r>
        <w:t>This relates to Fig. 5. One fig. plots blows / 250 mm, other plots blows/1m. Perhaps we can use same axes for similar plots to enable easier comparison between TPs and the PPs. I think the reviewer is then looking for a brief comment on any differences in energy per blow</w:t>
      </w:r>
    </w:p>
  </w:comment>
  <w:comment w:id="59" w:author="Roisin Buckley" w:date="2023-03-26T20:17:00Z" w:initials="RB">
    <w:p w14:paraId="07D354E9" w14:textId="5512BE4B" w:rsidR="00E4696F" w:rsidRDefault="00E4696F" w:rsidP="005A4A9A">
      <w:pPr>
        <w:pStyle w:val="CommentText"/>
        <w:jc w:val="left"/>
      </w:pPr>
      <w:r>
        <w:rPr>
          <w:rStyle w:val="CommentReference"/>
        </w:rPr>
        <w:annotationRef/>
      </w:r>
      <w:r>
        <w:t>Brian please check this</w:t>
      </w:r>
    </w:p>
  </w:comment>
  <w:comment w:id="87" w:author="Roisin Buckley" w:date="2023-03-26T20:36:00Z" w:initials="RB">
    <w:p w14:paraId="15CF88A9" w14:textId="77777777" w:rsidR="00E368BD" w:rsidRDefault="00E368BD" w:rsidP="00945BC6">
      <w:pPr>
        <w:pStyle w:val="CommentText"/>
        <w:jc w:val="left"/>
      </w:pPr>
      <w:r>
        <w:rPr>
          <w:rStyle w:val="CommentReference"/>
        </w:rPr>
        <w:annotationRef/>
      </w:r>
      <w:r>
        <w:t>I will sort these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1AA1B1" w15:done="0"/>
  <w15:commentEx w15:paraId="70A9804B" w15:done="0"/>
  <w15:commentEx w15:paraId="2DB93330" w15:done="0"/>
  <w15:commentEx w15:paraId="40B297EE" w15:done="0"/>
  <w15:commentEx w15:paraId="7E5B38EE" w15:paraIdParent="40B297EE" w15:done="0"/>
  <w15:commentEx w15:paraId="07D354E9" w15:done="0"/>
  <w15:commentEx w15:paraId="15CF88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B31C1" w16cex:dateUtc="2023-03-26T20:04:00Z"/>
  <w16cex:commentExtensible w16cex:durableId="27CC1070" w16cex:dateUtc="2023-03-27T11:54:00Z"/>
  <w16cex:commentExtensible w16cex:durableId="27CC118A" w16cex:dateUtc="2023-03-27T11:58:00Z"/>
  <w16cex:commentExtensible w16cex:durableId="27CB2678" w16cex:dateUtc="2023-03-26T19:15:00Z"/>
  <w16cex:commentExtensible w16cex:durableId="27CC2F40" w16cex:dateUtc="2023-03-27T14:05:00Z"/>
  <w16cex:commentExtensible w16cex:durableId="27CB26C6" w16cex:dateUtc="2023-03-26T19:17:00Z"/>
  <w16cex:commentExtensible w16cex:durableId="27CB2B64" w16cex:dateUtc="2023-03-26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1AA1B1" w16cid:durableId="27CB31C1"/>
  <w16cid:commentId w16cid:paraId="70A9804B" w16cid:durableId="27CC1070"/>
  <w16cid:commentId w16cid:paraId="2DB93330" w16cid:durableId="27CC118A"/>
  <w16cid:commentId w16cid:paraId="40B297EE" w16cid:durableId="27CB2678"/>
  <w16cid:commentId w16cid:paraId="7E5B38EE" w16cid:durableId="27CC2F40"/>
  <w16cid:commentId w16cid:paraId="07D354E9" w16cid:durableId="27CB26C6"/>
  <w16cid:commentId w16cid:paraId="15CF88A9" w16cid:durableId="27CB2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E1550" w14:textId="77777777" w:rsidR="00125A0D" w:rsidRDefault="00125A0D" w:rsidP="00AA53F0">
      <w:r>
        <w:separator/>
      </w:r>
    </w:p>
  </w:endnote>
  <w:endnote w:type="continuationSeparator" w:id="0">
    <w:p w14:paraId="182E04A9" w14:textId="77777777" w:rsidR="00125A0D" w:rsidRDefault="00125A0D" w:rsidP="00AA5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413926"/>
      <w:docPartObj>
        <w:docPartGallery w:val="Page Numbers (Bottom of Page)"/>
        <w:docPartUnique/>
      </w:docPartObj>
    </w:sdtPr>
    <w:sdtEndPr>
      <w:rPr>
        <w:noProof/>
      </w:rPr>
    </w:sdtEndPr>
    <w:sdtContent>
      <w:p w14:paraId="4461A208" w14:textId="5DD7C41F" w:rsidR="005A1429" w:rsidRDefault="005A1429">
        <w:pPr>
          <w:pStyle w:val="Footer"/>
          <w:jc w:val="center"/>
        </w:pPr>
        <w:r>
          <w:fldChar w:fldCharType="begin"/>
        </w:r>
        <w:r>
          <w:instrText xml:space="preserve"> PAGE   \* MERGEFORMAT </w:instrText>
        </w:r>
        <w:r>
          <w:fldChar w:fldCharType="separate"/>
        </w:r>
        <w:r w:rsidR="00EF5629">
          <w:rPr>
            <w:noProof/>
          </w:rPr>
          <w:t>7</w:t>
        </w:r>
        <w:r>
          <w:rPr>
            <w:noProof/>
          </w:rPr>
          <w:fldChar w:fldCharType="end"/>
        </w:r>
      </w:p>
    </w:sdtContent>
  </w:sdt>
  <w:p w14:paraId="237EFCCE" w14:textId="77777777" w:rsidR="005A1429" w:rsidRDefault="005A1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E0A40" w14:textId="77777777" w:rsidR="00125A0D" w:rsidRDefault="00125A0D" w:rsidP="00AA53F0">
      <w:r>
        <w:separator/>
      </w:r>
    </w:p>
  </w:footnote>
  <w:footnote w:type="continuationSeparator" w:id="0">
    <w:p w14:paraId="37B44727" w14:textId="77777777" w:rsidR="00125A0D" w:rsidRDefault="00125A0D" w:rsidP="00AA5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E35F8"/>
    <w:multiLevelType w:val="multilevel"/>
    <w:tmpl w:val="5F58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54A5E"/>
    <w:multiLevelType w:val="hybridMultilevel"/>
    <w:tmpl w:val="62F277B4"/>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C374C8"/>
    <w:multiLevelType w:val="hybridMultilevel"/>
    <w:tmpl w:val="62F277B4"/>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E33EAB"/>
    <w:multiLevelType w:val="multilevel"/>
    <w:tmpl w:val="B8C265C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BAF2412"/>
    <w:multiLevelType w:val="multilevel"/>
    <w:tmpl w:val="050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C0467F"/>
    <w:multiLevelType w:val="hybridMultilevel"/>
    <w:tmpl w:val="62F277B4"/>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752F94"/>
    <w:multiLevelType w:val="multilevel"/>
    <w:tmpl w:val="13A26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7404C"/>
    <w:multiLevelType w:val="hybridMultilevel"/>
    <w:tmpl w:val="EF0C2242"/>
    <w:lvl w:ilvl="0" w:tplc="33AEEFB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218F1"/>
    <w:multiLevelType w:val="hybridMultilevel"/>
    <w:tmpl w:val="1B8629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EB2E45"/>
    <w:multiLevelType w:val="hybridMultilevel"/>
    <w:tmpl w:val="850C8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BE6384"/>
    <w:multiLevelType w:val="hybridMultilevel"/>
    <w:tmpl w:val="3A4847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CE2C12"/>
    <w:multiLevelType w:val="hybridMultilevel"/>
    <w:tmpl w:val="7DFC8D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F92F0F"/>
    <w:multiLevelType w:val="hybridMultilevel"/>
    <w:tmpl w:val="0552888A"/>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5063C26"/>
    <w:multiLevelType w:val="hybridMultilevel"/>
    <w:tmpl w:val="7DFC8D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05C1B28"/>
    <w:multiLevelType w:val="hybridMultilevel"/>
    <w:tmpl w:val="0552888A"/>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8B84D0C"/>
    <w:multiLevelType w:val="hybridMultilevel"/>
    <w:tmpl w:val="0A641BE8"/>
    <w:lvl w:ilvl="0" w:tplc="08090001">
      <w:start w:val="1"/>
      <w:numFmt w:val="bullet"/>
      <w:lvlText w:val=""/>
      <w:lvlJc w:val="left"/>
      <w:pPr>
        <w:ind w:left="1665" w:hanging="360"/>
      </w:pPr>
      <w:rPr>
        <w:rFonts w:ascii="Symbol" w:hAnsi="Symbol" w:hint="default"/>
      </w:rPr>
    </w:lvl>
    <w:lvl w:ilvl="1" w:tplc="08090003" w:tentative="1">
      <w:start w:val="1"/>
      <w:numFmt w:val="bullet"/>
      <w:lvlText w:val="o"/>
      <w:lvlJc w:val="left"/>
      <w:pPr>
        <w:ind w:left="2385" w:hanging="360"/>
      </w:pPr>
      <w:rPr>
        <w:rFonts w:ascii="Courier New" w:hAnsi="Courier New" w:cs="Courier New" w:hint="default"/>
      </w:rPr>
    </w:lvl>
    <w:lvl w:ilvl="2" w:tplc="08090005" w:tentative="1">
      <w:start w:val="1"/>
      <w:numFmt w:val="bullet"/>
      <w:lvlText w:val=""/>
      <w:lvlJc w:val="left"/>
      <w:pPr>
        <w:ind w:left="3105" w:hanging="360"/>
      </w:pPr>
      <w:rPr>
        <w:rFonts w:ascii="Wingdings" w:hAnsi="Wingdings" w:hint="default"/>
      </w:rPr>
    </w:lvl>
    <w:lvl w:ilvl="3" w:tplc="08090001" w:tentative="1">
      <w:start w:val="1"/>
      <w:numFmt w:val="bullet"/>
      <w:lvlText w:val=""/>
      <w:lvlJc w:val="left"/>
      <w:pPr>
        <w:ind w:left="3825" w:hanging="360"/>
      </w:pPr>
      <w:rPr>
        <w:rFonts w:ascii="Symbol" w:hAnsi="Symbol" w:hint="default"/>
      </w:rPr>
    </w:lvl>
    <w:lvl w:ilvl="4" w:tplc="08090003" w:tentative="1">
      <w:start w:val="1"/>
      <w:numFmt w:val="bullet"/>
      <w:lvlText w:val="o"/>
      <w:lvlJc w:val="left"/>
      <w:pPr>
        <w:ind w:left="4545" w:hanging="360"/>
      </w:pPr>
      <w:rPr>
        <w:rFonts w:ascii="Courier New" w:hAnsi="Courier New" w:cs="Courier New" w:hint="default"/>
      </w:rPr>
    </w:lvl>
    <w:lvl w:ilvl="5" w:tplc="08090005" w:tentative="1">
      <w:start w:val="1"/>
      <w:numFmt w:val="bullet"/>
      <w:lvlText w:val=""/>
      <w:lvlJc w:val="left"/>
      <w:pPr>
        <w:ind w:left="5265" w:hanging="360"/>
      </w:pPr>
      <w:rPr>
        <w:rFonts w:ascii="Wingdings" w:hAnsi="Wingdings" w:hint="default"/>
      </w:rPr>
    </w:lvl>
    <w:lvl w:ilvl="6" w:tplc="08090001" w:tentative="1">
      <w:start w:val="1"/>
      <w:numFmt w:val="bullet"/>
      <w:lvlText w:val=""/>
      <w:lvlJc w:val="left"/>
      <w:pPr>
        <w:ind w:left="5985" w:hanging="360"/>
      </w:pPr>
      <w:rPr>
        <w:rFonts w:ascii="Symbol" w:hAnsi="Symbol" w:hint="default"/>
      </w:rPr>
    </w:lvl>
    <w:lvl w:ilvl="7" w:tplc="08090003" w:tentative="1">
      <w:start w:val="1"/>
      <w:numFmt w:val="bullet"/>
      <w:lvlText w:val="o"/>
      <w:lvlJc w:val="left"/>
      <w:pPr>
        <w:ind w:left="6705" w:hanging="360"/>
      </w:pPr>
      <w:rPr>
        <w:rFonts w:ascii="Courier New" w:hAnsi="Courier New" w:cs="Courier New" w:hint="default"/>
      </w:rPr>
    </w:lvl>
    <w:lvl w:ilvl="8" w:tplc="08090005" w:tentative="1">
      <w:start w:val="1"/>
      <w:numFmt w:val="bullet"/>
      <w:lvlText w:val=""/>
      <w:lvlJc w:val="left"/>
      <w:pPr>
        <w:ind w:left="7425" w:hanging="360"/>
      </w:pPr>
      <w:rPr>
        <w:rFonts w:ascii="Wingdings" w:hAnsi="Wingdings" w:hint="default"/>
      </w:rPr>
    </w:lvl>
  </w:abstractNum>
  <w:abstractNum w:abstractNumId="16" w15:restartNumberingAfterBreak="0">
    <w:nsid w:val="5AA706DA"/>
    <w:multiLevelType w:val="hybridMultilevel"/>
    <w:tmpl w:val="62F277B4"/>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F62413"/>
    <w:multiLevelType w:val="hybridMultilevel"/>
    <w:tmpl w:val="32287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8861C3"/>
    <w:multiLevelType w:val="hybridMultilevel"/>
    <w:tmpl w:val="8A0460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8D74D6"/>
    <w:multiLevelType w:val="hybridMultilevel"/>
    <w:tmpl w:val="0A3039F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FDB6809"/>
    <w:multiLevelType w:val="hybridMultilevel"/>
    <w:tmpl w:val="62F277B4"/>
    <w:lvl w:ilvl="0" w:tplc="BE78B688">
      <w:start w:val="1"/>
      <w:numFmt w:val="decimal"/>
      <w:lvlText w:val="%1."/>
      <w:lvlJc w:val="left"/>
      <w:pPr>
        <w:ind w:left="36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811029"/>
    <w:multiLevelType w:val="hybridMultilevel"/>
    <w:tmpl w:val="2E5E48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1968678">
    <w:abstractNumId w:val="4"/>
  </w:num>
  <w:num w:numId="2" w16cid:durableId="1555970324">
    <w:abstractNumId w:val="0"/>
  </w:num>
  <w:num w:numId="3" w16cid:durableId="590697601">
    <w:abstractNumId w:val="6"/>
  </w:num>
  <w:num w:numId="4" w16cid:durableId="530726206">
    <w:abstractNumId w:val="3"/>
  </w:num>
  <w:num w:numId="5" w16cid:durableId="91514077">
    <w:abstractNumId w:val="14"/>
  </w:num>
  <w:num w:numId="6" w16cid:durableId="195586826">
    <w:abstractNumId w:val="15"/>
  </w:num>
  <w:num w:numId="7" w16cid:durableId="1834954446">
    <w:abstractNumId w:val="19"/>
  </w:num>
  <w:num w:numId="8" w16cid:durableId="306401532">
    <w:abstractNumId w:val="7"/>
  </w:num>
  <w:num w:numId="9" w16cid:durableId="2053918491">
    <w:abstractNumId w:val="10"/>
  </w:num>
  <w:num w:numId="10" w16cid:durableId="2043439435">
    <w:abstractNumId w:val="12"/>
  </w:num>
  <w:num w:numId="11" w16cid:durableId="559824782">
    <w:abstractNumId w:val="1"/>
  </w:num>
  <w:num w:numId="12" w16cid:durableId="2123259373">
    <w:abstractNumId w:val="2"/>
  </w:num>
  <w:num w:numId="13" w16cid:durableId="1286079397">
    <w:abstractNumId w:val="16"/>
  </w:num>
  <w:num w:numId="14" w16cid:durableId="2109080771">
    <w:abstractNumId w:val="20"/>
  </w:num>
  <w:num w:numId="15" w16cid:durableId="805273437">
    <w:abstractNumId w:val="5"/>
  </w:num>
  <w:num w:numId="16" w16cid:durableId="355469120">
    <w:abstractNumId w:val="18"/>
  </w:num>
  <w:num w:numId="17" w16cid:durableId="441389278">
    <w:abstractNumId w:val="11"/>
  </w:num>
  <w:num w:numId="18" w16cid:durableId="1206140804">
    <w:abstractNumId w:val="13"/>
  </w:num>
  <w:num w:numId="19" w16cid:durableId="1465461980">
    <w:abstractNumId w:val="9"/>
  </w:num>
  <w:num w:numId="20" w16cid:durableId="1545678810">
    <w:abstractNumId w:val="21"/>
  </w:num>
  <w:num w:numId="21" w16cid:durableId="2096198591">
    <w:abstractNumId w:val="8"/>
  </w:num>
  <w:num w:numId="22" w16cid:durableId="13109678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Sheil">
    <w15:presenceInfo w15:providerId="AD" w15:userId="S::bbs24@cam.ac.uk::45452594-96d0-468a-b6b7-c91ff7533d89"/>
  </w15:person>
  <w15:person w15:author="Roisin Buckley">
    <w15:presenceInfo w15:providerId="AD" w15:userId="S::Roisin.Buckley@glasgow.ac.uk::4b80a5de-3a88-46c8-beed-482bf6fbac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 Cop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pwzpt5dx6vpvdlefw085rsp0av2z2rfts9t2&quot;&gt;My EndNote Library-Saved&lt;record-ids&gt;&lt;item&gt;33&lt;/item&gt;&lt;item&gt;210&lt;/item&gt;&lt;item&gt;214&lt;/item&gt;&lt;item&gt;341&lt;/item&gt;&lt;item&gt;355&lt;/item&gt;&lt;item&gt;641&lt;/item&gt;&lt;item&gt;1324&lt;/item&gt;&lt;item&gt;1589&lt;/item&gt;&lt;item&gt;1602&lt;/item&gt;&lt;item&gt;1607&lt;/item&gt;&lt;item&gt;1892&lt;/item&gt;&lt;/record-ids&gt;&lt;/item&gt;&lt;/Libraries&gt;"/>
  </w:docVars>
  <w:rsids>
    <w:rsidRoot w:val="000606A3"/>
    <w:rsid w:val="00000B29"/>
    <w:rsid w:val="0000147B"/>
    <w:rsid w:val="00003CED"/>
    <w:rsid w:val="0000559F"/>
    <w:rsid w:val="00007BE4"/>
    <w:rsid w:val="000119F3"/>
    <w:rsid w:val="00012366"/>
    <w:rsid w:val="00012C8B"/>
    <w:rsid w:val="00014363"/>
    <w:rsid w:val="0001717E"/>
    <w:rsid w:val="00017AFC"/>
    <w:rsid w:val="00017DC2"/>
    <w:rsid w:val="000227AC"/>
    <w:rsid w:val="000231BE"/>
    <w:rsid w:val="0002569A"/>
    <w:rsid w:val="00026E6F"/>
    <w:rsid w:val="00031F1F"/>
    <w:rsid w:val="000329D4"/>
    <w:rsid w:val="000333B7"/>
    <w:rsid w:val="00034329"/>
    <w:rsid w:val="00035EEE"/>
    <w:rsid w:val="00036DEC"/>
    <w:rsid w:val="00036F58"/>
    <w:rsid w:val="0003762E"/>
    <w:rsid w:val="00043338"/>
    <w:rsid w:val="000440F0"/>
    <w:rsid w:val="000441F2"/>
    <w:rsid w:val="000443C9"/>
    <w:rsid w:val="0004501F"/>
    <w:rsid w:val="00050C8D"/>
    <w:rsid w:val="000560FA"/>
    <w:rsid w:val="000605CA"/>
    <w:rsid w:val="000606A3"/>
    <w:rsid w:val="000626A6"/>
    <w:rsid w:val="000634EB"/>
    <w:rsid w:val="00064CED"/>
    <w:rsid w:val="00065933"/>
    <w:rsid w:val="00066DF4"/>
    <w:rsid w:val="00067FF3"/>
    <w:rsid w:val="00071993"/>
    <w:rsid w:val="00073986"/>
    <w:rsid w:val="00075C85"/>
    <w:rsid w:val="000765A9"/>
    <w:rsid w:val="000843E4"/>
    <w:rsid w:val="000865DC"/>
    <w:rsid w:val="000868F9"/>
    <w:rsid w:val="00092A68"/>
    <w:rsid w:val="0009366B"/>
    <w:rsid w:val="00093CB7"/>
    <w:rsid w:val="0009400B"/>
    <w:rsid w:val="000957F0"/>
    <w:rsid w:val="00096B92"/>
    <w:rsid w:val="000972D8"/>
    <w:rsid w:val="00097739"/>
    <w:rsid w:val="000B0B3B"/>
    <w:rsid w:val="000B16EB"/>
    <w:rsid w:val="000B2164"/>
    <w:rsid w:val="000B2EF5"/>
    <w:rsid w:val="000B451E"/>
    <w:rsid w:val="000B4B76"/>
    <w:rsid w:val="000B4D4B"/>
    <w:rsid w:val="000B7E53"/>
    <w:rsid w:val="000C14BC"/>
    <w:rsid w:val="000C382A"/>
    <w:rsid w:val="000D17E9"/>
    <w:rsid w:val="000D32EC"/>
    <w:rsid w:val="000D37CB"/>
    <w:rsid w:val="000D4BF9"/>
    <w:rsid w:val="000D6B55"/>
    <w:rsid w:val="000E46E9"/>
    <w:rsid w:val="000F6E61"/>
    <w:rsid w:val="00102ED7"/>
    <w:rsid w:val="001055ED"/>
    <w:rsid w:val="001063F3"/>
    <w:rsid w:val="0011063C"/>
    <w:rsid w:val="00112C2D"/>
    <w:rsid w:val="0011329B"/>
    <w:rsid w:val="001153C5"/>
    <w:rsid w:val="00116093"/>
    <w:rsid w:val="0012345B"/>
    <w:rsid w:val="00123DEE"/>
    <w:rsid w:val="00125A0D"/>
    <w:rsid w:val="00127C67"/>
    <w:rsid w:val="00131F84"/>
    <w:rsid w:val="00132770"/>
    <w:rsid w:val="00134589"/>
    <w:rsid w:val="001400F4"/>
    <w:rsid w:val="00141E9D"/>
    <w:rsid w:val="00143348"/>
    <w:rsid w:val="00143843"/>
    <w:rsid w:val="00144167"/>
    <w:rsid w:val="00146CDF"/>
    <w:rsid w:val="00151067"/>
    <w:rsid w:val="00152819"/>
    <w:rsid w:val="00153BEB"/>
    <w:rsid w:val="00154915"/>
    <w:rsid w:val="00156178"/>
    <w:rsid w:val="0015638E"/>
    <w:rsid w:val="0016104D"/>
    <w:rsid w:val="001611D6"/>
    <w:rsid w:val="00162DC1"/>
    <w:rsid w:val="0016370A"/>
    <w:rsid w:val="00163AC5"/>
    <w:rsid w:val="00167865"/>
    <w:rsid w:val="00170997"/>
    <w:rsid w:val="00170D26"/>
    <w:rsid w:val="00170D50"/>
    <w:rsid w:val="0017106F"/>
    <w:rsid w:val="001713A3"/>
    <w:rsid w:val="00172613"/>
    <w:rsid w:val="00172629"/>
    <w:rsid w:val="001759EF"/>
    <w:rsid w:val="001808A3"/>
    <w:rsid w:val="00183B35"/>
    <w:rsid w:val="0018636C"/>
    <w:rsid w:val="0018662E"/>
    <w:rsid w:val="00186967"/>
    <w:rsid w:val="0019381E"/>
    <w:rsid w:val="0019557E"/>
    <w:rsid w:val="00195BD3"/>
    <w:rsid w:val="001A1D7C"/>
    <w:rsid w:val="001A47AC"/>
    <w:rsid w:val="001A4E91"/>
    <w:rsid w:val="001A5FE5"/>
    <w:rsid w:val="001A63DA"/>
    <w:rsid w:val="001A6685"/>
    <w:rsid w:val="001A6D56"/>
    <w:rsid w:val="001B2F37"/>
    <w:rsid w:val="001B45D6"/>
    <w:rsid w:val="001B48C2"/>
    <w:rsid w:val="001B71C3"/>
    <w:rsid w:val="001C1DE4"/>
    <w:rsid w:val="001C2860"/>
    <w:rsid w:val="001C4957"/>
    <w:rsid w:val="001C5778"/>
    <w:rsid w:val="001C5BAF"/>
    <w:rsid w:val="001C5E00"/>
    <w:rsid w:val="001D58B9"/>
    <w:rsid w:val="001D7076"/>
    <w:rsid w:val="001D79E0"/>
    <w:rsid w:val="001E20A2"/>
    <w:rsid w:val="001E24D4"/>
    <w:rsid w:val="001E31BB"/>
    <w:rsid w:val="001E353A"/>
    <w:rsid w:val="001E60F5"/>
    <w:rsid w:val="001F3A36"/>
    <w:rsid w:val="001F4F83"/>
    <w:rsid w:val="001F7F71"/>
    <w:rsid w:val="002026C0"/>
    <w:rsid w:val="0020603A"/>
    <w:rsid w:val="00206158"/>
    <w:rsid w:val="00206B70"/>
    <w:rsid w:val="0021024C"/>
    <w:rsid w:val="002113E5"/>
    <w:rsid w:val="00212F25"/>
    <w:rsid w:val="00216074"/>
    <w:rsid w:val="00216341"/>
    <w:rsid w:val="00216A4F"/>
    <w:rsid w:val="00216D9A"/>
    <w:rsid w:val="002173E0"/>
    <w:rsid w:val="00217A89"/>
    <w:rsid w:val="00222300"/>
    <w:rsid w:val="0022517A"/>
    <w:rsid w:val="00227A74"/>
    <w:rsid w:val="0023291F"/>
    <w:rsid w:val="00235DC3"/>
    <w:rsid w:val="002408E4"/>
    <w:rsid w:val="00240DE8"/>
    <w:rsid w:val="00240F4B"/>
    <w:rsid w:val="002505A2"/>
    <w:rsid w:val="002507B9"/>
    <w:rsid w:val="00250B18"/>
    <w:rsid w:val="00251D80"/>
    <w:rsid w:val="00252274"/>
    <w:rsid w:val="00253B0D"/>
    <w:rsid w:val="00253FDB"/>
    <w:rsid w:val="00255C3C"/>
    <w:rsid w:val="002576D8"/>
    <w:rsid w:val="0026065E"/>
    <w:rsid w:val="002607EE"/>
    <w:rsid w:val="00262DD5"/>
    <w:rsid w:val="00264562"/>
    <w:rsid w:val="0027086A"/>
    <w:rsid w:val="0027253F"/>
    <w:rsid w:val="002738A5"/>
    <w:rsid w:val="00273E77"/>
    <w:rsid w:val="00276D00"/>
    <w:rsid w:val="002826E9"/>
    <w:rsid w:val="0028282D"/>
    <w:rsid w:val="00283F55"/>
    <w:rsid w:val="00287AF9"/>
    <w:rsid w:val="0029000D"/>
    <w:rsid w:val="00291727"/>
    <w:rsid w:val="00293039"/>
    <w:rsid w:val="0029508C"/>
    <w:rsid w:val="00296843"/>
    <w:rsid w:val="002A0211"/>
    <w:rsid w:val="002B0D59"/>
    <w:rsid w:val="002B2905"/>
    <w:rsid w:val="002B4996"/>
    <w:rsid w:val="002B5796"/>
    <w:rsid w:val="002C0A67"/>
    <w:rsid w:val="002C7C40"/>
    <w:rsid w:val="002D060D"/>
    <w:rsid w:val="002D359C"/>
    <w:rsid w:val="002D4BA4"/>
    <w:rsid w:val="002E06D2"/>
    <w:rsid w:val="002E7F0C"/>
    <w:rsid w:val="002F1FAD"/>
    <w:rsid w:val="002F3F0F"/>
    <w:rsid w:val="002F4159"/>
    <w:rsid w:val="002F4290"/>
    <w:rsid w:val="00306323"/>
    <w:rsid w:val="00306795"/>
    <w:rsid w:val="003104ED"/>
    <w:rsid w:val="00311376"/>
    <w:rsid w:val="00312029"/>
    <w:rsid w:val="00313247"/>
    <w:rsid w:val="003154BB"/>
    <w:rsid w:val="00316672"/>
    <w:rsid w:val="00320DDC"/>
    <w:rsid w:val="0032413A"/>
    <w:rsid w:val="00324270"/>
    <w:rsid w:val="00324C3F"/>
    <w:rsid w:val="003275E1"/>
    <w:rsid w:val="00331B40"/>
    <w:rsid w:val="0033232A"/>
    <w:rsid w:val="003335DC"/>
    <w:rsid w:val="00334B76"/>
    <w:rsid w:val="00341CFE"/>
    <w:rsid w:val="0034693E"/>
    <w:rsid w:val="00347D6B"/>
    <w:rsid w:val="00347FD9"/>
    <w:rsid w:val="003502F3"/>
    <w:rsid w:val="0035085D"/>
    <w:rsid w:val="00351299"/>
    <w:rsid w:val="0035263B"/>
    <w:rsid w:val="00353583"/>
    <w:rsid w:val="00356422"/>
    <w:rsid w:val="00356FFF"/>
    <w:rsid w:val="00360967"/>
    <w:rsid w:val="00361985"/>
    <w:rsid w:val="00362CB9"/>
    <w:rsid w:val="00363AD0"/>
    <w:rsid w:val="00366A74"/>
    <w:rsid w:val="00367088"/>
    <w:rsid w:val="0036728E"/>
    <w:rsid w:val="00371669"/>
    <w:rsid w:val="003742EC"/>
    <w:rsid w:val="00375D9E"/>
    <w:rsid w:val="00377397"/>
    <w:rsid w:val="003810DF"/>
    <w:rsid w:val="00383F95"/>
    <w:rsid w:val="003844D8"/>
    <w:rsid w:val="00385373"/>
    <w:rsid w:val="0038742C"/>
    <w:rsid w:val="00394B0D"/>
    <w:rsid w:val="003973A2"/>
    <w:rsid w:val="0039775D"/>
    <w:rsid w:val="003A0306"/>
    <w:rsid w:val="003A18EA"/>
    <w:rsid w:val="003A254C"/>
    <w:rsid w:val="003A33A3"/>
    <w:rsid w:val="003A36D7"/>
    <w:rsid w:val="003A53B7"/>
    <w:rsid w:val="003A583F"/>
    <w:rsid w:val="003B1DD0"/>
    <w:rsid w:val="003B3562"/>
    <w:rsid w:val="003B3EDE"/>
    <w:rsid w:val="003B4A10"/>
    <w:rsid w:val="003B76C9"/>
    <w:rsid w:val="003C0099"/>
    <w:rsid w:val="003C1CA0"/>
    <w:rsid w:val="003C3A1A"/>
    <w:rsid w:val="003C7A69"/>
    <w:rsid w:val="003D0039"/>
    <w:rsid w:val="003D1401"/>
    <w:rsid w:val="003D3F26"/>
    <w:rsid w:val="003D4809"/>
    <w:rsid w:val="003D7F5E"/>
    <w:rsid w:val="003E08E4"/>
    <w:rsid w:val="003E2ABA"/>
    <w:rsid w:val="003E3718"/>
    <w:rsid w:val="003E4264"/>
    <w:rsid w:val="003F0769"/>
    <w:rsid w:val="003F0D93"/>
    <w:rsid w:val="003F325F"/>
    <w:rsid w:val="003F6FCA"/>
    <w:rsid w:val="003F7370"/>
    <w:rsid w:val="00400B9C"/>
    <w:rsid w:val="0040654F"/>
    <w:rsid w:val="004072A4"/>
    <w:rsid w:val="00410333"/>
    <w:rsid w:val="00411C0D"/>
    <w:rsid w:val="004143BF"/>
    <w:rsid w:val="00417C47"/>
    <w:rsid w:val="00417F1A"/>
    <w:rsid w:val="00423E0C"/>
    <w:rsid w:val="00424E47"/>
    <w:rsid w:val="00430426"/>
    <w:rsid w:val="004354E5"/>
    <w:rsid w:val="004402D2"/>
    <w:rsid w:val="004458A0"/>
    <w:rsid w:val="00446737"/>
    <w:rsid w:val="004469B2"/>
    <w:rsid w:val="00446F60"/>
    <w:rsid w:val="00447FA9"/>
    <w:rsid w:val="00451AA2"/>
    <w:rsid w:val="00451B22"/>
    <w:rsid w:val="004525E4"/>
    <w:rsid w:val="0045376F"/>
    <w:rsid w:val="00455C39"/>
    <w:rsid w:val="004622F8"/>
    <w:rsid w:val="004625D2"/>
    <w:rsid w:val="00463E5F"/>
    <w:rsid w:val="00464846"/>
    <w:rsid w:val="00466FE1"/>
    <w:rsid w:val="004674F4"/>
    <w:rsid w:val="0047209F"/>
    <w:rsid w:val="0047275A"/>
    <w:rsid w:val="00473DA8"/>
    <w:rsid w:val="00474640"/>
    <w:rsid w:val="0047649E"/>
    <w:rsid w:val="0047762C"/>
    <w:rsid w:val="00481143"/>
    <w:rsid w:val="0048224E"/>
    <w:rsid w:val="0048497F"/>
    <w:rsid w:val="00484C0D"/>
    <w:rsid w:val="00486111"/>
    <w:rsid w:val="004915B7"/>
    <w:rsid w:val="00492729"/>
    <w:rsid w:val="00495345"/>
    <w:rsid w:val="00495D3F"/>
    <w:rsid w:val="00496AFC"/>
    <w:rsid w:val="00497DAE"/>
    <w:rsid w:val="004A0807"/>
    <w:rsid w:val="004A1043"/>
    <w:rsid w:val="004A3FB3"/>
    <w:rsid w:val="004A7CA6"/>
    <w:rsid w:val="004B4398"/>
    <w:rsid w:val="004B45A7"/>
    <w:rsid w:val="004C37CC"/>
    <w:rsid w:val="004C4242"/>
    <w:rsid w:val="004C4D24"/>
    <w:rsid w:val="004C720A"/>
    <w:rsid w:val="004D118B"/>
    <w:rsid w:val="004D13C6"/>
    <w:rsid w:val="004D18F6"/>
    <w:rsid w:val="004D4883"/>
    <w:rsid w:val="004E3DD1"/>
    <w:rsid w:val="004F398E"/>
    <w:rsid w:val="004F3D7B"/>
    <w:rsid w:val="004F6986"/>
    <w:rsid w:val="0050027C"/>
    <w:rsid w:val="00500591"/>
    <w:rsid w:val="005042C8"/>
    <w:rsid w:val="00510A9D"/>
    <w:rsid w:val="005127FD"/>
    <w:rsid w:val="005149C6"/>
    <w:rsid w:val="0051554F"/>
    <w:rsid w:val="00515B30"/>
    <w:rsid w:val="00515FFC"/>
    <w:rsid w:val="005163D8"/>
    <w:rsid w:val="0051769C"/>
    <w:rsid w:val="00517DC0"/>
    <w:rsid w:val="0052142A"/>
    <w:rsid w:val="00525CDE"/>
    <w:rsid w:val="005268F8"/>
    <w:rsid w:val="00527B1F"/>
    <w:rsid w:val="00530094"/>
    <w:rsid w:val="0053013C"/>
    <w:rsid w:val="00531855"/>
    <w:rsid w:val="00534F1F"/>
    <w:rsid w:val="00537E9E"/>
    <w:rsid w:val="00540E45"/>
    <w:rsid w:val="00541291"/>
    <w:rsid w:val="00544630"/>
    <w:rsid w:val="00547C4A"/>
    <w:rsid w:val="00551DF3"/>
    <w:rsid w:val="00552EA5"/>
    <w:rsid w:val="00554098"/>
    <w:rsid w:val="00556697"/>
    <w:rsid w:val="00557EB7"/>
    <w:rsid w:val="00563422"/>
    <w:rsid w:val="005637D1"/>
    <w:rsid w:val="00563B53"/>
    <w:rsid w:val="005642B0"/>
    <w:rsid w:val="00565BA0"/>
    <w:rsid w:val="00572389"/>
    <w:rsid w:val="00575726"/>
    <w:rsid w:val="0058468B"/>
    <w:rsid w:val="00585B61"/>
    <w:rsid w:val="00585DF2"/>
    <w:rsid w:val="005862A3"/>
    <w:rsid w:val="00586624"/>
    <w:rsid w:val="005878D0"/>
    <w:rsid w:val="00591A2B"/>
    <w:rsid w:val="00592C09"/>
    <w:rsid w:val="005961CA"/>
    <w:rsid w:val="00597C3B"/>
    <w:rsid w:val="005A0C25"/>
    <w:rsid w:val="005A1429"/>
    <w:rsid w:val="005A402C"/>
    <w:rsid w:val="005A7BC9"/>
    <w:rsid w:val="005B40EA"/>
    <w:rsid w:val="005B5B7A"/>
    <w:rsid w:val="005C2087"/>
    <w:rsid w:val="005C62C8"/>
    <w:rsid w:val="005C6CE6"/>
    <w:rsid w:val="005C738B"/>
    <w:rsid w:val="005C7ED3"/>
    <w:rsid w:val="005D3D6D"/>
    <w:rsid w:val="005D493C"/>
    <w:rsid w:val="005D77D1"/>
    <w:rsid w:val="005E3390"/>
    <w:rsid w:val="005E4642"/>
    <w:rsid w:val="005E63C6"/>
    <w:rsid w:val="005E6F3B"/>
    <w:rsid w:val="005E7ACC"/>
    <w:rsid w:val="005F0E00"/>
    <w:rsid w:val="005F19C3"/>
    <w:rsid w:val="005F7648"/>
    <w:rsid w:val="005F7746"/>
    <w:rsid w:val="0060116E"/>
    <w:rsid w:val="006015CB"/>
    <w:rsid w:val="00601876"/>
    <w:rsid w:val="00603780"/>
    <w:rsid w:val="00603F9A"/>
    <w:rsid w:val="00607313"/>
    <w:rsid w:val="00611CDC"/>
    <w:rsid w:val="00611E9E"/>
    <w:rsid w:val="00612FCE"/>
    <w:rsid w:val="00613771"/>
    <w:rsid w:val="00615521"/>
    <w:rsid w:val="00616BB6"/>
    <w:rsid w:val="006200F8"/>
    <w:rsid w:val="0062152E"/>
    <w:rsid w:val="006232EF"/>
    <w:rsid w:val="006249AF"/>
    <w:rsid w:val="006259C9"/>
    <w:rsid w:val="006307D7"/>
    <w:rsid w:val="006308EB"/>
    <w:rsid w:val="006313CC"/>
    <w:rsid w:val="00634131"/>
    <w:rsid w:val="00634345"/>
    <w:rsid w:val="00636FE5"/>
    <w:rsid w:val="00645123"/>
    <w:rsid w:val="0065074F"/>
    <w:rsid w:val="00650C00"/>
    <w:rsid w:val="00650F61"/>
    <w:rsid w:val="00652185"/>
    <w:rsid w:val="00652374"/>
    <w:rsid w:val="00654255"/>
    <w:rsid w:val="0065459C"/>
    <w:rsid w:val="006555F6"/>
    <w:rsid w:val="0065602C"/>
    <w:rsid w:val="0065766C"/>
    <w:rsid w:val="00661D18"/>
    <w:rsid w:val="00662694"/>
    <w:rsid w:val="00665FD8"/>
    <w:rsid w:val="0066694A"/>
    <w:rsid w:val="006669ED"/>
    <w:rsid w:val="00672A4C"/>
    <w:rsid w:val="00675D17"/>
    <w:rsid w:val="00676880"/>
    <w:rsid w:val="0067692A"/>
    <w:rsid w:val="00676B83"/>
    <w:rsid w:val="006773AD"/>
    <w:rsid w:val="00680F94"/>
    <w:rsid w:val="00683890"/>
    <w:rsid w:val="00691231"/>
    <w:rsid w:val="006916EA"/>
    <w:rsid w:val="006925AD"/>
    <w:rsid w:val="00692CAD"/>
    <w:rsid w:val="006940DE"/>
    <w:rsid w:val="00695456"/>
    <w:rsid w:val="00695525"/>
    <w:rsid w:val="006A534F"/>
    <w:rsid w:val="006A6F39"/>
    <w:rsid w:val="006B3436"/>
    <w:rsid w:val="006B3C05"/>
    <w:rsid w:val="006B688B"/>
    <w:rsid w:val="006B7601"/>
    <w:rsid w:val="006C11E7"/>
    <w:rsid w:val="006D1ABC"/>
    <w:rsid w:val="006D2A86"/>
    <w:rsid w:val="006D6FDD"/>
    <w:rsid w:val="006E3052"/>
    <w:rsid w:val="006E3085"/>
    <w:rsid w:val="006E37F3"/>
    <w:rsid w:val="006E69AE"/>
    <w:rsid w:val="006F0E12"/>
    <w:rsid w:val="006F1C53"/>
    <w:rsid w:val="006F286B"/>
    <w:rsid w:val="006F43A0"/>
    <w:rsid w:val="006F497B"/>
    <w:rsid w:val="006F4EA9"/>
    <w:rsid w:val="00700885"/>
    <w:rsid w:val="00701A8D"/>
    <w:rsid w:val="007101E3"/>
    <w:rsid w:val="00711AFA"/>
    <w:rsid w:val="00714BA2"/>
    <w:rsid w:val="00715649"/>
    <w:rsid w:val="00721BCF"/>
    <w:rsid w:val="00723948"/>
    <w:rsid w:val="007260B2"/>
    <w:rsid w:val="00730841"/>
    <w:rsid w:val="00730971"/>
    <w:rsid w:val="00730E57"/>
    <w:rsid w:val="00733BF1"/>
    <w:rsid w:val="007340F8"/>
    <w:rsid w:val="00734173"/>
    <w:rsid w:val="0073508A"/>
    <w:rsid w:val="00736F57"/>
    <w:rsid w:val="00743DAA"/>
    <w:rsid w:val="00745405"/>
    <w:rsid w:val="00745953"/>
    <w:rsid w:val="00747FDF"/>
    <w:rsid w:val="007512C7"/>
    <w:rsid w:val="007513CF"/>
    <w:rsid w:val="00752CA7"/>
    <w:rsid w:val="00752FBD"/>
    <w:rsid w:val="007559E1"/>
    <w:rsid w:val="00761657"/>
    <w:rsid w:val="0076385B"/>
    <w:rsid w:val="00763E6E"/>
    <w:rsid w:val="0076595A"/>
    <w:rsid w:val="00765EE2"/>
    <w:rsid w:val="00766615"/>
    <w:rsid w:val="00774F10"/>
    <w:rsid w:val="007750D6"/>
    <w:rsid w:val="00775BCE"/>
    <w:rsid w:val="00776DA1"/>
    <w:rsid w:val="0078051A"/>
    <w:rsid w:val="00780DA4"/>
    <w:rsid w:val="00782138"/>
    <w:rsid w:val="00784270"/>
    <w:rsid w:val="00784D9D"/>
    <w:rsid w:val="00787125"/>
    <w:rsid w:val="00787395"/>
    <w:rsid w:val="00790D40"/>
    <w:rsid w:val="007A05AF"/>
    <w:rsid w:val="007A21CA"/>
    <w:rsid w:val="007A799E"/>
    <w:rsid w:val="007B075C"/>
    <w:rsid w:val="007B09FF"/>
    <w:rsid w:val="007B19F8"/>
    <w:rsid w:val="007B3A71"/>
    <w:rsid w:val="007B45C4"/>
    <w:rsid w:val="007B4CAC"/>
    <w:rsid w:val="007B511E"/>
    <w:rsid w:val="007B7D53"/>
    <w:rsid w:val="007C17A7"/>
    <w:rsid w:val="007C71A2"/>
    <w:rsid w:val="007C7C26"/>
    <w:rsid w:val="007D0FBA"/>
    <w:rsid w:val="007D3966"/>
    <w:rsid w:val="007D476D"/>
    <w:rsid w:val="007D6A4D"/>
    <w:rsid w:val="007D7D73"/>
    <w:rsid w:val="007D7E4B"/>
    <w:rsid w:val="007E4924"/>
    <w:rsid w:val="007E5AAD"/>
    <w:rsid w:val="007E5DFC"/>
    <w:rsid w:val="007F068D"/>
    <w:rsid w:val="007F1B8B"/>
    <w:rsid w:val="007F6137"/>
    <w:rsid w:val="007F6ED4"/>
    <w:rsid w:val="007F78A5"/>
    <w:rsid w:val="00803320"/>
    <w:rsid w:val="00806B2D"/>
    <w:rsid w:val="00807D7C"/>
    <w:rsid w:val="00810B3B"/>
    <w:rsid w:val="00812CB5"/>
    <w:rsid w:val="0081527C"/>
    <w:rsid w:val="00816342"/>
    <w:rsid w:val="00817CF8"/>
    <w:rsid w:val="00817FFC"/>
    <w:rsid w:val="0082231C"/>
    <w:rsid w:val="0082690A"/>
    <w:rsid w:val="00827370"/>
    <w:rsid w:val="00832C96"/>
    <w:rsid w:val="008344FE"/>
    <w:rsid w:val="00835D5F"/>
    <w:rsid w:val="00837E9F"/>
    <w:rsid w:val="00841416"/>
    <w:rsid w:val="008426E8"/>
    <w:rsid w:val="00844545"/>
    <w:rsid w:val="00845434"/>
    <w:rsid w:val="00846C4F"/>
    <w:rsid w:val="00847F03"/>
    <w:rsid w:val="00851ED1"/>
    <w:rsid w:val="00853472"/>
    <w:rsid w:val="00853DDE"/>
    <w:rsid w:val="00854911"/>
    <w:rsid w:val="008609D6"/>
    <w:rsid w:val="00862E59"/>
    <w:rsid w:val="00862ED5"/>
    <w:rsid w:val="00863A84"/>
    <w:rsid w:val="00866D62"/>
    <w:rsid w:val="00866EDB"/>
    <w:rsid w:val="00866F21"/>
    <w:rsid w:val="008729EC"/>
    <w:rsid w:val="00873706"/>
    <w:rsid w:val="00874A2E"/>
    <w:rsid w:val="008815A4"/>
    <w:rsid w:val="00882176"/>
    <w:rsid w:val="00884514"/>
    <w:rsid w:val="00891630"/>
    <w:rsid w:val="00891B71"/>
    <w:rsid w:val="008954BC"/>
    <w:rsid w:val="00895A8C"/>
    <w:rsid w:val="008966DB"/>
    <w:rsid w:val="008A4870"/>
    <w:rsid w:val="008A5D86"/>
    <w:rsid w:val="008A67B9"/>
    <w:rsid w:val="008B14F3"/>
    <w:rsid w:val="008B281F"/>
    <w:rsid w:val="008B3CFF"/>
    <w:rsid w:val="008B512E"/>
    <w:rsid w:val="008C0D03"/>
    <w:rsid w:val="008C0DE4"/>
    <w:rsid w:val="008C1472"/>
    <w:rsid w:val="008C4F7A"/>
    <w:rsid w:val="008C6B06"/>
    <w:rsid w:val="008D03F7"/>
    <w:rsid w:val="008D183A"/>
    <w:rsid w:val="008D660A"/>
    <w:rsid w:val="008E079C"/>
    <w:rsid w:val="008E4557"/>
    <w:rsid w:val="008E4DD5"/>
    <w:rsid w:val="008F1BC4"/>
    <w:rsid w:val="008F4217"/>
    <w:rsid w:val="008F5392"/>
    <w:rsid w:val="008F661A"/>
    <w:rsid w:val="008F6967"/>
    <w:rsid w:val="009070B0"/>
    <w:rsid w:val="00912D44"/>
    <w:rsid w:val="00913706"/>
    <w:rsid w:val="0091534C"/>
    <w:rsid w:val="00915C70"/>
    <w:rsid w:val="0091727C"/>
    <w:rsid w:val="00917296"/>
    <w:rsid w:val="00921F83"/>
    <w:rsid w:val="00922AD7"/>
    <w:rsid w:val="009247B0"/>
    <w:rsid w:val="009271E3"/>
    <w:rsid w:val="0092763B"/>
    <w:rsid w:val="00930BF4"/>
    <w:rsid w:val="00931C89"/>
    <w:rsid w:val="00932FA5"/>
    <w:rsid w:val="009357F1"/>
    <w:rsid w:val="00941B7A"/>
    <w:rsid w:val="00941BC6"/>
    <w:rsid w:val="00942677"/>
    <w:rsid w:val="00942E4D"/>
    <w:rsid w:val="009466A7"/>
    <w:rsid w:val="0094746C"/>
    <w:rsid w:val="00947DC1"/>
    <w:rsid w:val="00950496"/>
    <w:rsid w:val="0095066B"/>
    <w:rsid w:val="00950752"/>
    <w:rsid w:val="009518FB"/>
    <w:rsid w:val="00951C71"/>
    <w:rsid w:val="0095316C"/>
    <w:rsid w:val="009560EA"/>
    <w:rsid w:val="0095686A"/>
    <w:rsid w:val="00956B4D"/>
    <w:rsid w:val="009577F8"/>
    <w:rsid w:val="009623CD"/>
    <w:rsid w:val="00962B7A"/>
    <w:rsid w:val="00963F83"/>
    <w:rsid w:val="00964BF6"/>
    <w:rsid w:val="009742D5"/>
    <w:rsid w:val="0098097E"/>
    <w:rsid w:val="00980EE4"/>
    <w:rsid w:val="00981BA9"/>
    <w:rsid w:val="00984B84"/>
    <w:rsid w:val="009851FE"/>
    <w:rsid w:val="0099111D"/>
    <w:rsid w:val="0099180A"/>
    <w:rsid w:val="00991CA3"/>
    <w:rsid w:val="00992435"/>
    <w:rsid w:val="009964DE"/>
    <w:rsid w:val="00996975"/>
    <w:rsid w:val="009970AF"/>
    <w:rsid w:val="009A02BD"/>
    <w:rsid w:val="009A1DBD"/>
    <w:rsid w:val="009A43A5"/>
    <w:rsid w:val="009B0D6F"/>
    <w:rsid w:val="009B1B1F"/>
    <w:rsid w:val="009B3AAC"/>
    <w:rsid w:val="009B5DC0"/>
    <w:rsid w:val="009B5DDB"/>
    <w:rsid w:val="009C19CC"/>
    <w:rsid w:val="009C2BA6"/>
    <w:rsid w:val="009C54E2"/>
    <w:rsid w:val="009C5510"/>
    <w:rsid w:val="009C60B9"/>
    <w:rsid w:val="009C67E2"/>
    <w:rsid w:val="009C7DD9"/>
    <w:rsid w:val="009D0448"/>
    <w:rsid w:val="009D0502"/>
    <w:rsid w:val="009D0A1E"/>
    <w:rsid w:val="009D1750"/>
    <w:rsid w:val="009D446F"/>
    <w:rsid w:val="009D62CB"/>
    <w:rsid w:val="009D7C6D"/>
    <w:rsid w:val="009E285D"/>
    <w:rsid w:val="009E31C2"/>
    <w:rsid w:val="009E419C"/>
    <w:rsid w:val="009E5715"/>
    <w:rsid w:val="009F00D8"/>
    <w:rsid w:val="009F4B01"/>
    <w:rsid w:val="009F5AB9"/>
    <w:rsid w:val="009F5E5A"/>
    <w:rsid w:val="009F6C38"/>
    <w:rsid w:val="009F6F9E"/>
    <w:rsid w:val="009F70FD"/>
    <w:rsid w:val="00A0122F"/>
    <w:rsid w:val="00A029DC"/>
    <w:rsid w:val="00A040F1"/>
    <w:rsid w:val="00A05076"/>
    <w:rsid w:val="00A0598C"/>
    <w:rsid w:val="00A068C1"/>
    <w:rsid w:val="00A06F18"/>
    <w:rsid w:val="00A12637"/>
    <w:rsid w:val="00A12D9E"/>
    <w:rsid w:val="00A15CE4"/>
    <w:rsid w:val="00A2108A"/>
    <w:rsid w:val="00A228C8"/>
    <w:rsid w:val="00A231FC"/>
    <w:rsid w:val="00A23FC3"/>
    <w:rsid w:val="00A24474"/>
    <w:rsid w:val="00A25388"/>
    <w:rsid w:val="00A25700"/>
    <w:rsid w:val="00A30687"/>
    <w:rsid w:val="00A30C56"/>
    <w:rsid w:val="00A30EA6"/>
    <w:rsid w:val="00A31F76"/>
    <w:rsid w:val="00A32D74"/>
    <w:rsid w:val="00A33E4F"/>
    <w:rsid w:val="00A35F8C"/>
    <w:rsid w:val="00A37935"/>
    <w:rsid w:val="00A379EE"/>
    <w:rsid w:val="00A41E00"/>
    <w:rsid w:val="00A41F57"/>
    <w:rsid w:val="00A44935"/>
    <w:rsid w:val="00A44A57"/>
    <w:rsid w:val="00A47BE1"/>
    <w:rsid w:val="00A500D7"/>
    <w:rsid w:val="00A50E7E"/>
    <w:rsid w:val="00A514DC"/>
    <w:rsid w:val="00A519A4"/>
    <w:rsid w:val="00A51F07"/>
    <w:rsid w:val="00A530F1"/>
    <w:rsid w:val="00A53C03"/>
    <w:rsid w:val="00A54552"/>
    <w:rsid w:val="00A558B4"/>
    <w:rsid w:val="00A57687"/>
    <w:rsid w:val="00A57774"/>
    <w:rsid w:val="00A57CBE"/>
    <w:rsid w:val="00A60A2F"/>
    <w:rsid w:val="00A625F9"/>
    <w:rsid w:val="00A643BE"/>
    <w:rsid w:val="00A65590"/>
    <w:rsid w:val="00A65991"/>
    <w:rsid w:val="00A6607C"/>
    <w:rsid w:val="00A662D5"/>
    <w:rsid w:val="00A6685B"/>
    <w:rsid w:val="00A7200D"/>
    <w:rsid w:val="00A72FBB"/>
    <w:rsid w:val="00A75D9F"/>
    <w:rsid w:val="00A7639A"/>
    <w:rsid w:val="00A77822"/>
    <w:rsid w:val="00A8393A"/>
    <w:rsid w:val="00A84F16"/>
    <w:rsid w:val="00A86BA9"/>
    <w:rsid w:val="00A90F28"/>
    <w:rsid w:val="00A916A5"/>
    <w:rsid w:val="00A96C2F"/>
    <w:rsid w:val="00AA2CD1"/>
    <w:rsid w:val="00AA2E09"/>
    <w:rsid w:val="00AA53F0"/>
    <w:rsid w:val="00AA5518"/>
    <w:rsid w:val="00AA5FF1"/>
    <w:rsid w:val="00AB0996"/>
    <w:rsid w:val="00AB0C8F"/>
    <w:rsid w:val="00AB0D8C"/>
    <w:rsid w:val="00AB1BB3"/>
    <w:rsid w:val="00AB21E0"/>
    <w:rsid w:val="00AB4138"/>
    <w:rsid w:val="00AB445B"/>
    <w:rsid w:val="00AB55FE"/>
    <w:rsid w:val="00AB5713"/>
    <w:rsid w:val="00AB5D9B"/>
    <w:rsid w:val="00AB6CEB"/>
    <w:rsid w:val="00AC1186"/>
    <w:rsid w:val="00AC2EEE"/>
    <w:rsid w:val="00AC30FA"/>
    <w:rsid w:val="00AC4B44"/>
    <w:rsid w:val="00AC504D"/>
    <w:rsid w:val="00AC71EF"/>
    <w:rsid w:val="00AD0265"/>
    <w:rsid w:val="00AD18D6"/>
    <w:rsid w:val="00AD22EF"/>
    <w:rsid w:val="00AD275E"/>
    <w:rsid w:val="00AD4C3A"/>
    <w:rsid w:val="00AD554C"/>
    <w:rsid w:val="00AD5C2B"/>
    <w:rsid w:val="00AE0533"/>
    <w:rsid w:val="00AE717F"/>
    <w:rsid w:val="00AF21B1"/>
    <w:rsid w:val="00AF3343"/>
    <w:rsid w:val="00AF4B60"/>
    <w:rsid w:val="00AF6628"/>
    <w:rsid w:val="00B039E6"/>
    <w:rsid w:val="00B03F92"/>
    <w:rsid w:val="00B043B6"/>
    <w:rsid w:val="00B0494D"/>
    <w:rsid w:val="00B05CEE"/>
    <w:rsid w:val="00B05FEF"/>
    <w:rsid w:val="00B10716"/>
    <w:rsid w:val="00B1249C"/>
    <w:rsid w:val="00B13A65"/>
    <w:rsid w:val="00B16A1D"/>
    <w:rsid w:val="00B251FC"/>
    <w:rsid w:val="00B25E95"/>
    <w:rsid w:val="00B271B2"/>
    <w:rsid w:val="00B37547"/>
    <w:rsid w:val="00B419E1"/>
    <w:rsid w:val="00B41DD1"/>
    <w:rsid w:val="00B4271E"/>
    <w:rsid w:val="00B435BA"/>
    <w:rsid w:val="00B4363E"/>
    <w:rsid w:val="00B446B2"/>
    <w:rsid w:val="00B4524D"/>
    <w:rsid w:val="00B457CA"/>
    <w:rsid w:val="00B4731C"/>
    <w:rsid w:val="00B473B0"/>
    <w:rsid w:val="00B47CDA"/>
    <w:rsid w:val="00B501C8"/>
    <w:rsid w:val="00B5190D"/>
    <w:rsid w:val="00B52F0B"/>
    <w:rsid w:val="00B57CCF"/>
    <w:rsid w:val="00B625FA"/>
    <w:rsid w:val="00B64859"/>
    <w:rsid w:val="00B67470"/>
    <w:rsid w:val="00B70F26"/>
    <w:rsid w:val="00B718C4"/>
    <w:rsid w:val="00B729AF"/>
    <w:rsid w:val="00B7787A"/>
    <w:rsid w:val="00B81A0D"/>
    <w:rsid w:val="00B8212A"/>
    <w:rsid w:val="00B87CA6"/>
    <w:rsid w:val="00B9050A"/>
    <w:rsid w:val="00B92D3A"/>
    <w:rsid w:val="00B9403F"/>
    <w:rsid w:val="00B94F8F"/>
    <w:rsid w:val="00B96D36"/>
    <w:rsid w:val="00BA0091"/>
    <w:rsid w:val="00BA0AB0"/>
    <w:rsid w:val="00BA35BC"/>
    <w:rsid w:val="00BA3ABC"/>
    <w:rsid w:val="00BA3D51"/>
    <w:rsid w:val="00BA4C7A"/>
    <w:rsid w:val="00BA6168"/>
    <w:rsid w:val="00BB23FF"/>
    <w:rsid w:val="00BB25D3"/>
    <w:rsid w:val="00BB2F6E"/>
    <w:rsid w:val="00BC06FF"/>
    <w:rsid w:val="00BC112A"/>
    <w:rsid w:val="00BC12CE"/>
    <w:rsid w:val="00BC18B1"/>
    <w:rsid w:val="00BC27C8"/>
    <w:rsid w:val="00BC2A68"/>
    <w:rsid w:val="00BC2DFA"/>
    <w:rsid w:val="00BC3342"/>
    <w:rsid w:val="00BC6D25"/>
    <w:rsid w:val="00BC7003"/>
    <w:rsid w:val="00BD542F"/>
    <w:rsid w:val="00BD5658"/>
    <w:rsid w:val="00BD6B62"/>
    <w:rsid w:val="00BE418A"/>
    <w:rsid w:val="00BE478D"/>
    <w:rsid w:val="00BE4BFA"/>
    <w:rsid w:val="00BE6FFD"/>
    <w:rsid w:val="00BE7FD4"/>
    <w:rsid w:val="00BF07CA"/>
    <w:rsid w:val="00BF09CD"/>
    <w:rsid w:val="00BF1578"/>
    <w:rsid w:val="00BF3444"/>
    <w:rsid w:val="00BF49FC"/>
    <w:rsid w:val="00C0042E"/>
    <w:rsid w:val="00C00F63"/>
    <w:rsid w:val="00C018A4"/>
    <w:rsid w:val="00C03E8C"/>
    <w:rsid w:val="00C049AB"/>
    <w:rsid w:val="00C06E83"/>
    <w:rsid w:val="00C0705D"/>
    <w:rsid w:val="00C0759A"/>
    <w:rsid w:val="00C07E64"/>
    <w:rsid w:val="00C1049D"/>
    <w:rsid w:val="00C10738"/>
    <w:rsid w:val="00C17EAD"/>
    <w:rsid w:val="00C2486C"/>
    <w:rsid w:val="00C24B56"/>
    <w:rsid w:val="00C25B60"/>
    <w:rsid w:val="00C27834"/>
    <w:rsid w:val="00C27B0C"/>
    <w:rsid w:val="00C30C3B"/>
    <w:rsid w:val="00C314CD"/>
    <w:rsid w:val="00C31AEB"/>
    <w:rsid w:val="00C3200A"/>
    <w:rsid w:val="00C37FAC"/>
    <w:rsid w:val="00C42AF1"/>
    <w:rsid w:val="00C44A24"/>
    <w:rsid w:val="00C45755"/>
    <w:rsid w:val="00C51744"/>
    <w:rsid w:val="00C52691"/>
    <w:rsid w:val="00C5295E"/>
    <w:rsid w:val="00C539E7"/>
    <w:rsid w:val="00C57E02"/>
    <w:rsid w:val="00C6121C"/>
    <w:rsid w:val="00C61497"/>
    <w:rsid w:val="00C65DD0"/>
    <w:rsid w:val="00C702C9"/>
    <w:rsid w:val="00C73E11"/>
    <w:rsid w:val="00C73FB6"/>
    <w:rsid w:val="00C73FE7"/>
    <w:rsid w:val="00C76175"/>
    <w:rsid w:val="00C76B2C"/>
    <w:rsid w:val="00C76FB2"/>
    <w:rsid w:val="00C77AE9"/>
    <w:rsid w:val="00C77FB8"/>
    <w:rsid w:val="00C806CF"/>
    <w:rsid w:val="00C82F07"/>
    <w:rsid w:val="00C853F8"/>
    <w:rsid w:val="00C85FC7"/>
    <w:rsid w:val="00C87450"/>
    <w:rsid w:val="00C905BF"/>
    <w:rsid w:val="00C9329B"/>
    <w:rsid w:val="00C94A2B"/>
    <w:rsid w:val="00C960E2"/>
    <w:rsid w:val="00C97961"/>
    <w:rsid w:val="00CA1D0F"/>
    <w:rsid w:val="00CA219A"/>
    <w:rsid w:val="00CA4870"/>
    <w:rsid w:val="00CA68E7"/>
    <w:rsid w:val="00CA70C4"/>
    <w:rsid w:val="00CA7578"/>
    <w:rsid w:val="00CA7E2A"/>
    <w:rsid w:val="00CB1722"/>
    <w:rsid w:val="00CB1F7F"/>
    <w:rsid w:val="00CB23C8"/>
    <w:rsid w:val="00CB3AF4"/>
    <w:rsid w:val="00CB4DFF"/>
    <w:rsid w:val="00CB6917"/>
    <w:rsid w:val="00CC2A67"/>
    <w:rsid w:val="00CC3250"/>
    <w:rsid w:val="00CC3791"/>
    <w:rsid w:val="00CC5244"/>
    <w:rsid w:val="00CD0555"/>
    <w:rsid w:val="00CD1D8C"/>
    <w:rsid w:val="00CD4DB7"/>
    <w:rsid w:val="00CD65B5"/>
    <w:rsid w:val="00CE0857"/>
    <w:rsid w:val="00CE117A"/>
    <w:rsid w:val="00CE3C8C"/>
    <w:rsid w:val="00CE62DF"/>
    <w:rsid w:val="00CF0234"/>
    <w:rsid w:val="00CF034F"/>
    <w:rsid w:val="00CF0512"/>
    <w:rsid w:val="00CF2104"/>
    <w:rsid w:val="00CF2214"/>
    <w:rsid w:val="00CF497B"/>
    <w:rsid w:val="00CF4F5A"/>
    <w:rsid w:val="00D027E3"/>
    <w:rsid w:val="00D029A9"/>
    <w:rsid w:val="00D044EE"/>
    <w:rsid w:val="00D07ABB"/>
    <w:rsid w:val="00D10995"/>
    <w:rsid w:val="00D152A8"/>
    <w:rsid w:val="00D15DB2"/>
    <w:rsid w:val="00D231F8"/>
    <w:rsid w:val="00D2657D"/>
    <w:rsid w:val="00D30277"/>
    <w:rsid w:val="00D310F9"/>
    <w:rsid w:val="00D31116"/>
    <w:rsid w:val="00D31448"/>
    <w:rsid w:val="00D31B31"/>
    <w:rsid w:val="00D31F6D"/>
    <w:rsid w:val="00D32702"/>
    <w:rsid w:val="00D3320E"/>
    <w:rsid w:val="00D3332C"/>
    <w:rsid w:val="00D33594"/>
    <w:rsid w:val="00D340E2"/>
    <w:rsid w:val="00D347B2"/>
    <w:rsid w:val="00D356F3"/>
    <w:rsid w:val="00D3790E"/>
    <w:rsid w:val="00D40C56"/>
    <w:rsid w:val="00D427DC"/>
    <w:rsid w:val="00D44089"/>
    <w:rsid w:val="00D468AD"/>
    <w:rsid w:val="00D4767C"/>
    <w:rsid w:val="00D47931"/>
    <w:rsid w:val="00D500FF"/>
    <w:rsid w:val="00D52FB1"/>
    <w:rsid w:val="00D56FFB"/>
    <w:rsid w:val="00D57026"/>
    <w:rsid w:val="00D63E35"/>
    <w:rsid w:val="00D63EA0"/>
    <w:rsid w:val="00D678F8"/>
    <w:rsid w:val="00D70AE8"/>
    <w:rsid w:val="00D734BF"/>
    <w:rsid w:val="00D739AA"/>
    <w:rsid w:val="00D74CEE"/>
    <w:rsid w:val="00D80989"/>
    <w:rsid w:val="00D814AE"/>
    <w:rsid w:val="00D82CB5"/>
    <w:rsid w:val="00D8313A"/>
    <w:rsid w:val="00D844E4"/>
    <w:rsid w:val="00D84FB2"/>
    <w:rsid w:val="00D85DDF"/>
    <w:rsid w:val="00D9018F"/>
    <w:rsid w:val="00D9320A"/>
    <w:rsid w:val="00D94601"/>
    <w:rsid w:val="00D95A51"/>
    <w:rsid w:val="00DA0EC7"/>
    <w:rsid w:val="00DA164A"/>
    <w:rsid w:val="00DA7C5D"/>
    <w:rsid w:val="00DB0485"/>
    <w:rsid w:val="00DB31B5"/>
    <w:rsid w:val="00DB649E"/>
    <w:rsid w:val="00DB71E8"/>
    <w:rsid w:val="00DC3EFB"/>
    <w:rsid w:val="00DC546C"/>
    <w:rsid w:val="00DC5905"/>
    <w:rsid w:val="00DD29D5"/>
    <w:rsid w:val="00DD4555"/>
    <w:rsid w:val="00DD4B82"/>
    <w:rsid w:val="00DD5E99"/>
    <w:rsid w:val="00DD7145"/>
    <w:rsid w:val="00DE16E6"/>
    <w:rsid w:val="00DE423E"/>
    <w:rsid w:val="00DE4243"/>
    <w:rsid w:val="00DE4AAB"/>
    <w:rsid w:val="00DE4C9E"/>
    <w:rsid w:val="00DF09D0"/>
    <w:rsid w:val="00DF2011"/>
    <w:rsid w:val="00DF2E24"/>
    <w:rsid w:val="00DF329A"/>
    <w:rsid w:val="00DF4CB8"/>
    <w:rsid w:val="00DF6336"/>
    <w:rsid w:val="00DF66DB"/>
    <w:rsid w:val="00DF7FAE"/>
    <w:rsid w:val="00E026A1"/>
    <w:rsid w:val="00E03EDC"/>
    <w:rsid w:val="00E0542F"/>
    <w:rsid w:val="00E07076"/>
    <w:rsid w:val="00E1154C"/>
    <w:rsid w:val="00E1354D"/>
    <w:rsid w:val="00E20C2F"/>
    <w:rsid w:val="00E23B5A"/>
    <w:rsid w:val="00E25369"/>
    <w:rsid w:val="00E25388"/>
    <w:rsid w:val="00E27679"/>
    <w:rsid w:val="00E27969"/>
    <w:rsid w:val="00E306F8"/>
    <w:rsid w:val="00E30A78"/>
    <w:rsid w:val="00E30DBB"/>
    <w:rsid w:val="00E332A6"/>
    <w:rsid w:val="00E3389A"/>
    <w:rsid w:val="00E363BD"/>
    <w:rsid w:val="00E368BD"/>
    <w:rsid w:val="00E374DC"/>
    <w:rsid w:val="00E37F66"/>
    <w:rsid w:val="00E40448"/>
    <w:rsid w:val="00E408E6"/>
    <w:rsid w:val="00E40ED7"/>
    <w:rsid w:val="00E434FE"/>
    <w:rsid w:val="00E4696F"/>
    <w:rsid w:val="00E46CA7"/>
    <w:rsid w:val="00E514EE"/>
    <w:rsid w:val="00E52859"/>
    <w:rsid w:val="00E52D3C"/>
    <w:rsid w:val="00E547FE"/>
    <w:rsid w:val="00E54F4C"/>
    <w:rsid w:val="00E55219"/>
    <w:rsid w:val="00E5557C"/>
    <w:rsid w:val="00E570D5"/>
    <w:rsid w:val="00E57907"/>
    <w:rsid w:val="00E61EB4"/>
    <w:rsid w:val="00E63B44"/>
    <w:rsid w:val="00E64F35"/>
    <w:rsid w:val="00E667FC"/>
    <w:rsid w:val="00E66D41"/>
    <w:rsid w:val="00E67451"/>
    <w:rsid w:val="00E746C5"/>
    <w:rsid w:val="00E755B5"/>
    <w:rsid w:val="00E75E77"/>
    <w:rsid w:val="00E766E1"/>
    <w:rsid w:val="00E779DB"/>
    <w:rsid w:val="00E81962"/>
    <w:rsid w:val="00E84694"/>
    <w:rsid w:val="00E84A50"/>
    <w:rsid w:val="00E91593"/>
    <w:rsid w:val="00E92A31"/>
    <w:rsid w:val="00E95734"/>
    <w:rsid w:val="00E964EE"/>
    <w:rsid w:val="00E964FC"/>
    <w:rsid w:val="00EA2C9A"/>
    <w:rsid w:val="00EA463E"/>
    <w:rsid w:val="00EA68E8"/>
    <w:rsid w:val="00EA799D"/>
    <w:rsid w:val="00EB2675"/>
    <w:rsid w:val="00EB3D27"/>
    <w:rsid w:val="00EB4BC0"/>
    <w:rsid w:val="00EB5FA1"/>
    <w:rsid w:val="00EB7200"/>
    <w:rsid w:val="00EB7247"/>
    <w:rsid w:val="00EB7D3D"/>
    <w:rsid w:val="00EC00A8"/>
    <w:rsid w:val="00EC0D54"/>
    <w:rsid w:val="00EC1772"/>
    <w:rsid w:val="00EC31A7"/>
    <w:rsid w:val="00EC57D7"/>
    <w:rsid w:val="00EC59EE"/>
    <w:rsid w:val="00ED06A3"/>
    <w:rsid w:val="00ED15E5"/>
    <w:rsid w:val="00ED4BE7"/>
    <w:rsid w:val="00ED68D2"/>
    <w:rsid w:val="00EE0E56"/>
    <w:rsid w:val="00EE0E8B"/>
    <w:rsid w:val="00EE1C7B"/>
    <w:rsid w:val="00EE67CE"/>
    <w:rsid w:val="00EE74FF"/>
    <w:rsid w:val="00EF002B"/>
    <w:rsid w:val="00EF0907"/>
    <w:rsid w:val="00EF3407"/>
    <w:rsid w:val="00EF36A5"/>
    <w:rsid w:val="00EF3CF0"/>
    <w:rsid w:val="00EF5629"/>
    <w:rsid w:val="00EF646E"/>
    <w:rsid w:val="00F000C6"/>
    <w:rsid w:val="00F00538"/>
    <w:rsid w:val="00F00C9B"/>
    <w:rsid w:val="00F02F57"/>
    <w:rsid w:val="00F052C5"/>
    <w:rsid w:val="00F05E02"/>
    <w:rsid w:val="00F14DC4"/>
    <w:rsid w:val="00F23318"/>
    <w:rsid w:val="00F24C2E"/>
    <w:rsid w:val="00F25640"/>
    <w:rsid w:val="00F26885"/>
    <w:rsid w:val="00F30518"/>
    <w:rsid w:val="00F30A07"/>
    <w:rsid w:val="00F30A6F"/>
    <w:rsid w:val="00F32346"/>
    <w:rsid w:val="00F34213"/>
    <w:rsid w:val="00F36D80"/>
    <w:rsid w:val="00F403AE"/>
    <w:rsid w:val="00F4136E"/>
    <w:rsid w:val="00F4210D"/>
    <w:rsid w:val="00F432F2"/>
    <w:rsid w:val="00F43FCA"/>
    <w:rsid w:val="00F44620"/>
    <w:rsid w:val="00F44C46"/>
    <w:rsid w:val="00F46610"/>
    <w:rsid w:val="00F46D13"/>
    <w:rsid w:val="00F46ECB"/>
    <w:rsid w:val="00F53C97"/>
    <w:rsid w:val="00F5696D"/>
    <w:rsid w:val="00F56C16"/>
    <w:rsid w:val="00F6330D"/>
    <w:rsid w:val="00F63397"/>
    <w:rsid w:val="00F64A7F"/>
    <w:rsid w:val="00F67BEF"/>
    <w:rsid w:val="00F70CB6"/>
    <w:rsid w:val="00F70ED5"/>
    <w:rsid w:val="00F724E4"/>
    <w:rsid w:val="00F72BC3"/>
    <w:rsid w:val="00F74B94"/>
    <w:rsid w:val="00F74C15"/>
    <w:rsid w:val="00F75B77"/>
    <w:rsid w:val="00F80251"/>
    <w:rsid w:val="00F80C5E"/>
    <w:rsid w:val="00F816FF"/>
    <w:rsid w:val="00F81948"/>
    <w:rsid w:val="00F83437"/>
    <w:rsid w:val="00F834C9"/>
    <w:rsid w:val="00F83C75"/>
    <w:rsid w:val="00F85326"/>
    <w:rsid w:val="00F87346"/>
    <w:rsid w:val="00F873BA"/>
    <w:rsid w:val="00F916FE"/>
    <w:rsid w:val="00F91B9A"/>
    <w:rsid w:val="00F9309B"/>
    <w:rsid w:val="00F93389"/>
    <w:rsid w:val="00F93782"/>
    <w:rsid w:val="00F93EBC"/>
    <w:rsid w:val="00F944D6"/>
    <w:rsid w:val="00F94E0E"/>
    <w:rsid w:val="00F961E0"/>
    <w:rsid w:val="00F97AE9"/>
    <w:rsid w:val="00FA2A29"/>
    <w:rsid w:val="00FA4272"/>
    <w:rsid w:val="00FA50BB"/>
    <w:rsid w:val="00FA51CF"/>
    <w:rsid w:val="00FA568A"/>
    <w:rsid w:val="00FA7A36"/>
    <w:rsid w:val="00FB0B09"/>
    <w:rsid w:val="00FB2315"/>
    <w:rsid w:val="00FB4410"/>
    <w:rsid w:val="00FB46B9"/>
    <w:rsid w:val="00FB7A2E"/>
    <w:rsid w:val="00FC457E"/>
    <w:rsid w:val="00FC4A66"/>
    <w:rsid w:val="00FC4AAE"/>
    <w:rsid w:val="00FC7786"/>
    <w:rsid w:val="00FC7C02"/>
    <w:rsid w:val="00FD0CC3"/>
    <w:rsid w:val="00FD32F6"/>
    <w:rsid w:val="00FD6270"/>
    <w:rsid w:val="00FD6444"/>
    <w:rsid w:val="00FD722E"/>
    <w:rsid w:val="00FE227F"/>
    <w:rsid w:val="00FE333B"/>
    <w:rsid w:val="00FE392F"/>
    <w:rsid w:val="00FF209C"/>
    <w:rsid w:val="00FF4B32"/>
    <w:rsid w:val="00FF6BBB"/>
    <w:rsid w:val="00FF7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BE588"/>
  <w14:defaultImageDpi w14:val="330"/>
  <w15:docId w15:val="{7CAAC619-2DFB-4F9E-9A9E-41238A52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EastAsia" w:hAnsiTheme="maj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D6D"/>
    <w:pPr>
      <w:jc w:val="both"/>
    </w:pPr>
    <w:rPr>
      <w:rFonts w:ascii="Arial" w:hAnsi="Arial"/>
      <w:lang w:val="en-GB" w:eastAsia="ja-JP"/>
    </w:rPr>
  </w:style>
  <w:style w:type="paragraph" w:styleId="Heading1">
    <w:name w:val="heading 1"/>
    <w:basedOn w:val="Normal"/>
    <w:next w:val="Normal"/>
    <w:link w:val="Heading1Char"/>
    <w:uiPriority w:val="9"/>
    <w:qFormat/>
    <w:rsid w:val="00AB21E0"/>
    <w:pPr>
      <w:keepNext/>
      <w:keepLines/>
      <w:spacing w:before="240"/>
      <w:outlineLvl w:val="0"/>
    </w:pPr>
    <w:rPr>
      <w:rFonts w:eastAsiaTheme="majorEastAsia" w:cstheme="majorBidi"/>
      <w:b/>
      <w:sz w:val="20"/>
      <w:szCs w:val="3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3A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3AD0"/>
    <w:rPr>
      <w:rFonts w:ascii="Lucida Grande" w:hAnsi="Lucida Grande" w:cs="Lucida Grande"/>
      <w:sz w:val="18"/>
      <w:szCs w:val="18"/>
    </w:rPr>
  </w:style>
  <w:style w:type="character" w:customStyle="1" w:styleId="apple-converted-space">
    <w:name w:val="apple-converted-space"/>
    <w:basedOn w:val="DefaultParagraphFont"/>
    <w:rsid w:val="000606A3"/>
  </w:style>
  <w:style w:type="character" w:styleId="Hyperlink">
    <w:name w:val="Hyperlink"/>
    <w:basedOn w:val="DefaultParagraphFont"/>
    <w:uiPriority w:val="99"/>
    <w:unhideWhenUsed/>
    <w:rsid w:val="000606A3"/>
    <w:rPr>
      <w:color w:val="0000FF"/>
      <w:u w:val="single"/>
    </w:rPr>
  </w:style>
  <w:style w:type="character" w:styleId="Strong">
    <w:name w:val="Strong"/>
    <w:basedOn w:val="DefaultParagraphFont"/>
    <w:uiPriority w:val="22"/>
    <w:qFormat/>
    <w:rsid w:val="000606A3"/>
    <w:rPr>
      <w:b/>
      <w:bCs/>
    </w:rPr>
  </w:style>
  <w:style w:type="character" w:styleId="CommentReference">
    <w:name w:val="annotation reference"/>
    <w:basedOn w:val="DefaultParagraphFont"/>
    <w:uiPriority w:val="99"/>
    <w:semiHidden/>
    <w:unhideWhenUsed/>
    <w:rsid w:val="00A47BE1"/>
    <w:rPr>
      <w:sz w:val="18"/>
      <w:szCs w:val="18"/>
    </w:rPr>
  </w:style>
  <w:style w:type="paragraph" w:styleId="CommentText">
    <w:name w:val="annotation text"/>
    <w:basedOn w:val="Normal"/>
    <w:link w:val="CommentTextChar"/>
    <w:uiPriority w:val="99"/>
    <w:unhideWhenUsed/>
    <w:rsid w:val="00A47BE1"/>
    <w:pPr>
      <w:spacing w:after="160"/>
    </w:pPr>
    <w:rPr>
      <w:rFonts w:asciiTheme="minorHAnsi" w:eastAsiaTheme="minorHAnsi" w:hAnsiTheme="minorHAnsi"/>
      <w:sz w:val="24"/>
      <w:szCs w:val="24"/>
      <w:lang w:eastAsia="en-US"/>
    </w:rPr>
  </w:style>
  <w:style w:type="character" w:customStyle="1" w:styleId="CommentTextChar">
    <w:name w:val="Comment Text Char"/>
    <w:basedOn w:val="DefaultParagraphFont"/>
    <w:link w:val="CommentText"/>
    <w:uiPriority w:val="99"/>
    <w:rsid w:val="00A47BE1"/>
    <w:rPr>
      <w:rFonts w:asciiTheme="minorHAnsi" w:eastAsiaTheme="minorHAnsi" w:hAnsiTheme="minorHAnsi"/>
      <w:sz w:val="24"/>
      <w:szCs w:val="24"/>
      <w:lang w:val="en-GB"/>
    </w:rPr>
  </w:style>
  <w:style w:type="paragraph" w:styleId="ListParagraph">
    <w:name w:val="List Paragraph"/>
    <w:basedOn w:val="Normal"/>
    <w:uiPriority w:val="34"/>
    <w:qFormat/>
    <w:rsid w:val="0058468B"/>
    <w:pPr>
      <w:ind w:left="720"/>
      <w:contextualSpacing/>
    </w:pPr>
  </w:style>
  <w:style w:type="paragraph" w:styleId="Caption">
    <w:name w:val="caption"/>
    <w:basedOn w:val="Normal"/>
    <w:next w:val="Normal"/>
    <w:uiPriority w:val="35"/>
    <w:unhideWhenUsed/>
    <w:qFormat/>
    <w:rsid w:val="002E06D2"/>
    <w:pPr>
      <w:spacing w:after="200"/>
    </w:pPr>
    <w:rPr>
      <w:i/>
      <w:iCs/>
      <w:color w:val="1F497D" w:themeColor="text2"/>
      <w:sz w:val="18"/>
      <w:szCs w:val="18"/>
    </w:rPr>
  </w:style>
  <w:style w:type="paragraph" w:styleId="Header">
    <w:name w:val="header"/>
    <w:basedOn w:val="Normal"/>
    <w:link w:val="HeaderChar"/>
    <w:uiPriority w:val="99"/>
    <w:unhideWhenUsed/>
    <w:rsid w:val="00AA53F0"/>
    <w:pPr>
      <w:tabs>
        <w:tab w:val="center" w:pos="4513"/>
        <w:tab w:val="right" w:pos="9026"/>
      </w:tabs>
    </w:pPr>
  </w:style>
  <w:style w:type="character" w:customStyle="1" w:styleId="HeaderChar">
    <w:name w:val="Header Char"/>
    <w:basedOn w:val="DefaultParagraphFont"/>
    <w:link w:val="Header"/>
    <w:uiPriority w:val="99"/>
    <w:rsid w:val="00AA53F0"/>
    <w:rPr>
      <w:lang w:val="en-GB" w:eastAsia="ja-JP"/>
    </w:rPr>
  </w:style>
  <w:style w:type="paragraph" w:styleId="Footer">
    <w:name w:val="footer"/>
    <w:basedOn w:val="Normal"/>
    <w:link w:val="FooterChar"/>
    <w:uiPriority w:val="99"/>
    <w:unhideWhenUsed/>
    <w:rsid w:val="00AA53F0"/>
    <w:pPr>
      <w:tabs>
        <w:tab w:val="center" w:pos="4513"/>
        <w:tab w:val="right" w:pos="9026"/>
      </w:tabs>
    </w:pPr>
  </w:style>
  <w:style w:type="character" w:customStyle="1" w:styleId="FooterChar">
    <w:name w:val="Footer Char"/>
    <w:basedOn w:val="DefaultParagraphFont"/>
    <w:link w:val="Footer"/>
    <w:uiPriority w:val="99"/>
    <w:rsid w:val="00AA53F0"/>
    <w:rPr>
      <w:lang w:val="en-GB" w:eastAsia="ja-JP"/>
    </w:rPr>
  </w:style>
  <w:style w:type="character" w:customStyle="1" w:styleId="Heading1Char">
    <w:name w:val="Heading 1 Char"/>
    <w:basedOn w:val="DefaultParagraphFont"/>
    <w:link w:val="Heading1"/>
    <w:uiPriority w:val="9"/>
    <w:rsid w:val="00AB21E0"/>
    <w:rPr>
      <w:rFonts w:ascii="Arial" w:eastAsiaTheme="majorEastAsia" w:hAnsi="Arial" w:cstheme="majorBidi"/>
      <w:b/>
      <w:sz w:val="20"/>
      <w:szCs w:val="32"/>
      <w:u w:val="single"/>
      <w:lang w:val="en-GB" w:eastAsia="ja-JP"/>
    </w:rPr>
  </w:style>
  <w:style w:type="paragraph" w:customStyle="1" w:styleId="EndNoteBibliographyTitle">
    <w:name w:val="EndNote Bibliography Title"/>
    <w:basedOn w:val="Normal"/>
    <w:link w:val="EndNoteBibliographyTitleChar"/>
    <w:rsid w:val="005D493C"/>
    <w:pPr>
      <w:jc w:val="center"/>
    </w:pPr>
    <w:rPr>
      <w:rFonts w:cs="Arial"/>
      <w:noProof/>
    </w:rPr>
  </w:style>
  <w:style w:type="character" w:customStyle="1" w:styleId="EndNoteBibliographyTitleChar">
    <w:name w:val="EndNote Bibliography Title Char"/>
    <w:basedOn w:val="DefaultParagraphFont"/>
    <w:link w:val="EndNoteBibliographyTitle"/>
    <w:rsid w:val="005D493C"/>
    <w:rPr>
      <w:rFonts w:ascii="Arial" w:hAnsi="Arial" w:cs="Arial"/>
      <w:noProof/>
      <w:lang w:val="en-GB" w:eastAsia="ja-JP"/>
    </w:rPr>
  </w:style>
  <w:style w:type="paragraph" w:customStyle="1" w:styleId="EndNoteBibliography">
    <w:name w:val="EndNote Bibliography"/>
    <w:basedOn w:val="Normal"/>
    <w:link w:val="EndNoteBibliographyChar"/>
    <w:rsid w:val="005D493C"/>
    <w:rPr>
      <w:rFonts w:cs="Arial"/>
      <w:noProof/>
    </w:rPr>
  </w:style>
  <w:style w:type="character" w:customStyle="1" w:styleId="EndNoteBibliographyChar">
    <w:name w:val="EndNote Bibliography Char"/>
    <w:basedOn w:val="DefaultParagraphFont"/>
    <w:link w:val="EndNoteBibliography"/>
    <w:rsid w:val="005D493C"/>
    <w:rPr>
      <w:rFonts w:ascii="Arial" w:hAnsi="Arial" w:cs="Arial"/>
      <w:noProof/>
      <w:lang w:val="en-GB" w:eastAsia="ja-JP"/>
    </w:rPr>
  </w:style>
  <w:style w:type="paragraph" w:styleId="CommentSubject">
    <w:name w:val="annotation subject"/>
    <w:basedOn w:val="CommentText"/>
    <w:next w:val="CommentText"/>
    <w:link w:val="CommentSubjectChar"/>
    <w:uiPriority w:val="99"/>
    <w:semiHidden/>
    <w:unhideWhenUsed/>
    <w:rsid w:val="00151067"/>
    <w:pPr>
      <w:spacing w:after="0"/>
    </w:pPr>
    <w:rPr>
      <w:rFonts w:asciiTheme="majorHAnsi" w:eastAsiaTheme="minorEastAsia" w:hAnsiTheme="majorHAnsi"/>
      <w:b/>
      <w:bCs/>
      <w:sz w:val="20"/>
      <w:szCs w:val="20"/>
      <w:lang w:eastAsia="ja-JP"/>
    </w:rPr>
  </w:style>
  <w:style w:type="character" w:customStyle="1" w:styleId="CommentSubjectChar">
    <w:name w:val="Comment Subject Char"/>
    <w:basedOn w:val="CommentTextChar"/>
    <w:link w:val="CommentSubject"/>
    <w:uiPriority w:val="99"/>
    <w:semiHidden/>
    <w:rsid w:val="00151067"/>
    <w:rPr>
      <w:rFonts w:asciiTheme="minorHAnsi" w:eastAsiaTheme="minorHAnsi" w:hAnsiTheme="minorHAnsi"/>
      <w:b/>
      <w:bCs/>
      <w:sz w:val="20"/>
      <w:szCs w:val="20"/>
      <w:lang w:val="en-GB" w:eastAsia="ja-JP"/>
    </w:rPr>
  </w:style>
  <w:style w:type="character" w:customStyle="1" w:styleId="UnresolvedMention1">
    <w:name w:val="Unresolved Mention1"/>
    <w:basedOn w:val="DefaultParagraphFont"/>
    <w:uiPriority w:val="99"/>
    <w:semiHidden/>
    <w:unhideWhenUsed/>
    <w:rsid w:val="00B718C4"/>
    <w:rPr>
      <w:color w:val="605E5C"/>
      <w:shd w:val="clear" w:color="auto" w:fill="E1DFDD"/>
    </w:rPr>
  </w:style>
  <w:style w:type="paragraph" w:styleId="PlainText">
    <w:name w:val="Plain Text"/>
    <w:basedOn w:val="Normal"/>
    <w:link w:val="PlainTextChar"/>
    <w:uiPriority w:val="99"/>
    <w:unhideWhenUsed/>
    <w:rsid w:val="00992435"/>
    <w:rPr>
      <w:rFonts w:ascii="Calibri" w:eastAsiaTheme="minorHAnsi" w:hAnsi="Calibri"/>
      <w:szCs w:val="21"/>
      <w:lang w:eastAsia="en-US"/>
    </w:rPr>
  </w:style>
  <w:style w:type="character" w:customStyle="1" w:styleId="PlainTextChar">
    <w:name w:val="Plain Text Char"/>
    <w:basedOn w:val="DefaultParagraphFont"/>
    <w:link w:val="PlainText"/>
    <w:uiPriority w:val="99"/>
    <w:rsid w:val="00992435"/>
    <w:rPr>
      <w:rFonts w:ascii="Calibri" w:eastAsiaTheme="minorHAnsi" w:hAnsi="Calibri"/>
      <w:szCs w:val="21"/>
      <w:lang w:val="en-GB"/>
    </w:rPr>
  </w:style>
  <w:style w:type="paragraph" w:styleId="Revision">
    <w:name w:val="Revision"/>
    <w:hidden/>
    <w:uiPriority w:val="99"/>
    <w:semiHidden/>
    <w:rsid w:val="005163D8"/>
    <w:rPr>
      <w:lang w:val="en-GB" w:eastAsia="ja-JP"/>
    </w:rPr>
  </w:style>
  <w:style w:type="character" w:styleId="UnresolvedMention">
    <w:name w:val="Unresolved Mention"/>
    <w:basedOn w:val="DefaultParagraphFont"/>
    <w:uiPriority w:val="99"/>
    <w:semiHidden/>
    <w:unhideWhenUsed/>
    <w:rsid w:val="006940DE"/>
    <w:rPr>
      <w:color w:val="605E5C"/>
      <w:shd w:val="clear" w:color="auto" w:fill="E1DFDD"/>
    </w:rPr>
  </w:style>
  <w:style w:type="paragraph" w:customStyle="1" w:styleId="Default">
    <w:name w:val="Default"/>
    <w:rsid w:val="00B4731C"/>
    <w:pPr>
      <w:autoSpaceDE w:val="0"/>
      <w:autoSpaceDN w:val="0"/>
      <w:adjustRightInd w:val="0"/>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880505">
      <w:bodyDiv w:val="1"/>
      <w:marLeft w:val="0"/>
      <w:marRight w:val="0"/>
      <w:marTop w:val="0"/>
      <w:marBottom w:val="0"/>
      <w:divBdr>
        <w:top w:val="none" w:sz="0" w:space="0" w:color="auto"/>
        <w:left w:val="none" w:sz="0" w:space="0" w:color="auto"/>
        <w:bottom w:val="none" w:sz="0" w:space="0" w:color="auto"/>
        <w:right w:val="none" w:sz="0" w:space="0" w:color="auto"/>
      </w:divBdr>
    </w:div>
    <w:div w:id="689575178">
      <w:bodyDiv w:val="1"/>
      <w:marLeft w:val="0"/>
      <w:marRight w:val="0"/>
      <w:marTop w:val="0"/>
      <w:marBottom w:val="0"/>
      <w:divBdr>
        <w:top w:val="none" w:sz="0" w:space="0" w:color="auto"/>
        <w:left w:val="none" w:sz="0" w:space="0" w:color="auto"/>
        <w:bottom w:val="none" w:sz="0" w:space="0" w:color="auto"/>
        <w:right w:val="none" w:sz="0" w:space="0" w:color="auto"/>
      </w:divBdr>
    </w:div>
    <w:div w:id="707418675">
      <w:bodyDiv w:val="1"/>
      <w:marLeft w:val="0"/>
      <w:marRight w:val="0"/>
      <w:marTop w:val="0"/>
      <w:marBottom w:val="0"/>
      <w:divBdr>
        <w:top w:val="none" w:sz="0" w:space="0" w:color="auto"/>
        <w:left w:val="none" w:sz="0" w:space="0" w:color="auto"/>
        <w:bottom w:val="none" w:sz="0" w:space="0" w:color="auto"/>
        <w:right w:val="none" w:sz="0" w:space="0" w:color="auto"/>
      </w:divBdr>
    </w:div>
    <w:div w:id="1056974714">
      <w:bodyDiv w:val="1"/>
      <w:marLeft w:val="0"/>
      <w:marRight w:val="0"/>
      <w:marTop w:val="0"/>
      <w:marBottom w:val="0"/>
      <w:divBdr>
        <w:top w:val="none" w:sz="0" w:space="0" w:color="auto"/>
        <w:left w:val="none" w:sz="0" w:space="0" w:color="auto"/>
        <w:bottom w:val="none" w:sz="0" w:space="0" w:color="auto"/>
        <w:right w:val="none" w:sz="0" w:space="0" w:color="auto"/>
      </w:divBdr>
    </w:div>
    <w:div w:id="1232689407">
      <w:bodyDiv w:val="1"/>
      <w:marLeft w:val="0"/>
      <w:marRight w:val="0"/>
      <w:marTop w:val="0"/>
      <w:marBottom w:val="0"/>
      <w:divBdr>
        <w:top w:val="none" w:sz="0" w:space="0" w:color="auto"/>
        <w:left w:val="none" w:sz="0" w:space="0" w:color="auto"/>
        <w:bottom w:val="none" w:sz="0" w:space="0" w:color="auto"/>
        <w:right w:val="none" w:sz="0" w:space="0" w:color="auto"/>
      </w:divBdr>
    </w:div>
    <w:div w:id="1250696627">
      <w:bodyDiv w:val="1"/>
      <w:marLeft w:val="0"/>
      <w:marRight w:val="0"/>
      <w:marTop w:val="0"/>
      <w:marBottom w:val="0"/>
      <w:divBdr>
        <w:top w:val="none" w:sz="0" w:space="0" w:color="auto"/>
        <w:left w:val="none" w:sz="0" w:space="0" w:color="auto"/>
        <w:bottom w:val="none" w:sz="0" w:space="0" w:color="auto"/>
        <w:right w:val="none" w:sz="0" w:space="0" w:color="auto"/>
      </w:divBdr>
    </w:div>
    <w:div w:id="1463306377">
      <w:bodyDiv w:val="1"/>
      <w:marLeft w:val="0"/>
      <w:marRight w:val="0"/>
      <w:marTop w:val="0"/>
      <w:marBottom w:val="0"/>
      <w:divBdr>
        <w:top w:val="none" w:sz="0" w:space="0" w:color="auto"/>
        <w:left w:val="none" w:sz="0" w:space="0" w:color="auto"/>
        <w:bottom w:val="none" w:sz="0" w:space="0" w:color="auto"/>
        <w:right w:val="none" w:sz="0" w:space="0" w:color="auto"/>
      </w:divBdr>
    </w:div>
    <w:div w:id="1669097966">
      <w:bodyDiv w:val="1"/>
      <w:marLeft w:val="0"/>
      <w:marRight w:val="0"/>
      <w:marTop w:val="0"/>
      <w:marBottom w:val="0"/>
      <w:divBdr>
        <w:top w:val="none" w:sz="0" w:space="0" w:color="auto"/>
        <w:left w:val="none" w:sz="0" w:space="0" w:color="auto"/>
        <w:bottom w:val="none" w:sz="0" w:space="0" w:color="auto"/>
        <w:right w:val="none" w:sz="0" w:space="0" w:color="auto"/>
      </w:divBdr>
    </w:div>
    <w:div w:id="1787851065">
      <w:bodyDiv w:val="1"/>
      <w:marLeft w:val="0"/>
      <w:marRight w:val="0"/>
      <w:marTop w:val="0"/>
      <w:marBottom w:val="0"/>
      <w:divBdr>
        <w:top w:val="none" w:sz="0" w:space="0" w:color="auto"/>
        <w:left w:val="none" w:sz="0" w:space="0" w:color="auto"/>
        <w:bottom w:val="none" w:sz="0" w:space="0" w:color="auto"/>
        <w:right w:val="none" w:sz="0" w:space="0" w:color="auto"/>
      </w:divBdr>
    </w:div>
    <w:div w:id="1793398036">
      <w:bodyDiv w:val="1"/>
      <w:marLeft w:val="0"/>
      <w:marRight w:val="0"/>
      <w:marTop w:val="0"/>
      <w:marBottom w:val="0"/>
      <w:divBdr>
        <w:top w:val="none" w:sz="0" w:space="0" w:color="auto"/>
        <w:left w:val="none" w:sz="0" w:space="0" w:color="auto"/>
        <w:bottom w:val="none" w:sz="0" w:space="0" w:color="auto"/>
        <w:right w:val="none" w:sz="0" w:space="0" w:color="auto"/>
      </w:divBdr>
    </w:div>
    <w:div w:id="1810710761">
      <w:bodyDiv w:val="1"/>
      <w:marLeft w:val="0"/>
      <w:marRight w:val="0"/>
      <w:marTop w:val="0"/>
      <w:marBottom w:val="0"/>
      <w:divBdr>
        <w:top w:val="none" w:sz="0" w:space="0" w:color="auto"/>
        <w:left w:val="none" w:sz="0" w:space="0" w:color="auto"/>
        <w:bottom w:val="none" w:sz="0" w:space="0" w:color="auto"/>
        <w:right w:val="none" w:sz="0" w:space="0" w:color="auto"/>
      </w:divBdr>
    </w:div>
    <w:div w:id="1934435981">
      <w:bodyDiv w:val="1"/>
      <w:marLeft w:val="0"/>
      <w:marRight w:val="0"/>
      <w:marTop w:val="0"/>
      <w:marBottom w:val="0"/>
      <w:divBdr>
        <w:top w:val="none" w:sz="0" w:space="0" w:color="auto"/>
        <w:left w:val="none" w:sz="0" w:space="0" w:color="auto"/>
        <w:bottom w:val="none" w:sz="0" w:space="0" w:color="auto"/>
        <w:right w:val="none" w:sz="0" w:space="0" w:color="auto"/>
      </w:divBdr>
    </w:div>
    <w:div w:id="2122065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4C25C-3B4F-4E4A-9060-06EBD859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4298</Words>
  <Characters>24499</Characters>
  <Application>Microsoft Office Word</Application>
  <DocSecurity>4</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Summersgill</dc:creator>
  <cp:keywords/>
  <dc:description/>
  <cp:lastModifiedBy>Brian Sheil</cp:lastModifiedBy>
  <cp:revision>2</cp:revision>
  <cp:lastPrinted>2020-03-03T16:24:00Z</cp:lastPrinted>
  <dcterms:created xsi:type="dcterms:W3CDTF">2023-03-27T14:18:00Z</dcterms:created>
  <dcterms:modified xsi:type="dcterms:W3CDTF">2023-03-27T14:18:00Z</dcterms:modified>
</cp:coreProperties>
</file>