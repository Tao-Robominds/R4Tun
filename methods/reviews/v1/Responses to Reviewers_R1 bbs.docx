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6B72B" w14:textId="77777777" w:rsidR="003B1F4B" w:rsidRDefault="003B1F4B" w:rsidP="004567E3">
      <w:pPr>
        <w:spacing w:line="360" w:lineRule="auto"/>
        <w:jc w:val="center"/>
        <w:rPr>
          <w:b/>
          <w:bCs/>
        </w:rPr>
      </w:pPr>
      <w:r w:rsidRPr="003B1F4B">
        <w:rPr>
          <w:b/>
          <w:bCs/>
        </w:rPr>
        <w:t>Machine Learning Assisted Constitutive Modelling of Stress-induced Anisotropic Behaviour of Clay</w:t>
      </w:r>
    </w:p>
    <w:p w14:paraId="3F7B25C4" w14:textId="46627EB8" w:rsidR="00E22309" w:rsidRPr="00C226EB" w:rsidRDefault="003B1F4B" w:rsidP="004567E3">
      <w:pPr>
        <w:spacing w:line="360" w:lineRule="auto"/>
        <w:jc w:val="center"/>
        <w:rPr>
          <w:rFonts w:cs="Times New Roman"/>
          <w:bCs/>
          <w:szCs w:val="24"/>
          <w:lang w:val="en-GB"/>
        </w:rPr>
      </w:pPr>
      <w:r>
        <w:rPr>
          <w:rFonts w:cs="Times New Roman"/>
          <w:bCs/>
          <w:szCs w:val="24"/>
          <w:lang w:val="en-GB"/>
        </w:rPr>
        <w:t>**</w:t>
      </w:r>
      <w:r w:rsidR="00E22309" w:rsidRPr="00C226EB">
        <w:rPr>
          <w:rFonts w:cs="Times New Roman"/>
          <w:bCs/>
          <w:szCs w:val="24"/>
          <w:lang w:val="en-GB"/>
        </w:rPr>
        <w:t xml:space="preserve"> </w:t>
      </w:r>
      <w:r>
        <w:rPr>
          <w:rFonts w:cs="Times New Roman"/>
          <w:bCs/>
          <w:szCs w:val="24"/>
          <w:lang w:val="en-GB"/>
        </w:rPr>
        <w:t>January</w:t>
      </w:r>
      <w:r w:rsidR="00F678BB">
        <w:rPr>
          <w:rFonts w:cs="Times New Roman"/>
          <w:bCs/>
          <w:szCs w:val="24"/>
          <w:lang w:val="en-GB"/>
        </w:rPr>
        <w:t xml:space="preserve"> </w:t>
      </w:r>
      <w:r w:rsidR="00E22309" w:rsidRPr="00C226EB">
        <w:rPr>
          <w:rFonts w:cs="Times New Roman"/>
          <w:bCs/>
          <w:szCs w:val="24"/>
          <w:lang w:val="en-GB"/>
        </w:rPr>
        <w:t>202</w:t>
      </w:r>
      <w:r>
        <w:rPr>
          <w:rFonts w:cs="Times New Roman"/>
          <w:bCs/>
          <w:szCs w:val="24"/>
          <w:lang w:val="en-GB"/>
        </w:rPr>
        <w:t>3</w:t>
      </w:r>
    </w:p>
    <w:p w14:paraId="7A3E670C" w14:textId="77777777" w:rsidR="00E22309" w:rsidRPr="00FC72D3" w:rsidRDefault="00E22309" w:rsidP="004567E3">
      <w:pPr>
        <w:spacing w:line="360" w:lineRule="auto"/>
        <w:jc w:val="center"/>
        <w:rPr>
          <w:rFonts w:cs="Times New Roman"/>
          <w:b/>
          <w:szCs w:val="24"/>
          <w:lang w:val="en-GB"/>
        </w:rPr>
      </w:pPr>
    </w:p>
    <w:p w14:paraId="45E0FC12" w14:textId="69D671DB" w:rsidR="001769D5" w:rsidRPr="00FC72D3" w:rsidRDefault="00E66D00" w:rsidP="004567E3">
      <w:pPr>
        <w:spacing w:line="360" w:lineRule="auto"/>
        <w:rPr>
          <w:rFonts w:cs="Times New Roman"/>
          <w:color w:val="0000CC"/>
          <w:szCs w:val="24"/>
          <w:lang w:val="en-GB"/>
        </w:rPr>
      </w:pPr>
      <w:r w:rsidRPr="00FC72D3">
        <w:rPr>
          <w:rFonts w:cs="Times New Roman"/>
          <w:color w:val="0000CC"/>
          <w:szCs w:val="24"/>
          <w:lang w:val="en-GB"/>
        </w:rPr>
        <w:t xml:space="preserve">The authors gratefully acknowledge the </w:t>
      </w:r>
      <w:r w:rsidR="00961BA7">
        <w:rPr>
          <w:rFonts w:cs="Times New Roman"/>
          <w:color w:val="0000CC"/>
          <w:szCs w:val="24"/>
          <w:lang w:val="en-GB"/>
        </w:rPr>
        <w:t xml:space="preserve">additional </w:t>
      </w:r>
      <w:r w:rsidRPr="00FC72D3">
        <w:rPr>
          <w:rFonts w:cs="Times New Roman"/>
          <w:color w:val="0000CC"/>
          <w:szCs w:val="24"/>
          <w:lang w:val="en-GB"/>
        </w:rPr>
        <w:t xml:space="preserve">constructive comments from the </w:t>
      </w:r>
      <w:r w:rsidR="00EA70D4">
        <w:rPr>
          <w:rFonts w:cs="Times New Roman"/>
          <w:color w:val="0000CC"/>
          <w:szCs w:val="24"/>
          <w:lang w:val="en-GB"/>
        </w:rPr>
        <w:t>Assessor</w:t>
      </w:r>
      <w:r w:rsidR="00D827B4" w:rsidRPr="00FC72D3">
        <w:rPr>
          <w:rFonts w:cs="Times New Roman"/>
          <w:color w:val="0000CC"/>
          <w:szCs w:val="24"/>
          <w:lang w:val="en-GB"/>
        </w:rPr>
        <w:t xml:space="preserve"> and </w:t>
      </w:r>
      <w:r w:rsidRPr="00FC72D3">
        <w:rPr>
          <w:rFonts w:cs="Times New Roman"/>
          <w:color w:val="0000CC"/>
          <w:szCs w:val="24"/>
          <w:lang w:val="en-GB"/>
        </w:rPr>
        <w:t xml:space="preserve">Reviewers. The revised manuscript </w:t>
      </w:r>
      <w:r w:rsidR="00E22309">
        <w:rPr>
          <w:rFonts w:cs="Times New Roman"/>
          <w:color w:val="0000CC"/>
          <w:szCs w:val="24"/>
          <w:lang w:val="en-GB"/>
        </w:rPr>
        <w:t>has been modified</w:t>
      </w:r>
      <w:r w:rsidR="00E22309" w:rsidRPr="00FC72D3">
        <w:rPr>
          <w:rFonts w:cs="Times New Roman"/>
          <w:color w:val="0000CC"/>
          <w:szCs w:val="24"/>
          <w:lang w:val="en-GB"/>
        </w:rPr>
        <w:t xml:space="preserve"> </w:t>
      </w:r>
      <w:r w:rsidRPr="00FC72D3">
        <w:rPr>
          <w:rFonts w:cs="Times New Roman"/>
          <w:color w:val="0000CC"/>
          <w:szCs w:val="24"/>
          <w:lang w:val="en-GB"/>
        </w:rPr>
        <w:t xml:space="preserve">to address all comments, </w:t>
      </w:r>
      <w:r w:rsidR="00E22309">
        <w:rPr>
          <w:rFonts w:cs="Times New Roman"/>
          <w:color w:val="0000CC"/>
          <w:szCs w:val="24"/>
          <w:lang w:val="en-GB"/>
        </w:rPr>
        <w:t xml:space="preserve">and are </w:t>
      </w:r>
      <w:r w:rsidRPr="00FC72D3">
        <w:rPr>
          <w:rFonts w:cs="Times New Roman"/>
          <w:color w:val="0000CC"/>
          <w:szCs w:val="24"/>
          <w:lang w:val="en-GB"/>
        </w:rPr>
        <w:t xml:space="preserve">described </w:t>
      </w:r>
      <w:r w:rsidR="00E22309">
        <w:rPr>
          <w:rFonts w:cs="Times New Roman"/>
          <w:color w:val="0000CC"/>
          <w:szCs w:val="24"/>
          <w:lang w:val="en-GB"/>
        </w:rPr>
        <w:t>point-by-point below</w:t>
      </w:r>
      <w:r w:rsidRPr="00FC72D3">
        <w:rPr>
          <w:rFonts w:cs="Times New Roman"/>
          <w:color w:val="0000CC"/>
          <w:szCs w:val="24"/>
          <w:lang w:val="en-GB"/>
        </w:rPr>
        <w:t xml:space="preserve">. </w:t>
      </w:r>
      <w:r w:rsidR="00E22309">
        <w:rPr>
          <w:rFonts w:cs="Times New Roman"/>
          <w:color w:val="0000CC"/>
          <w:szCs w:val="24"/>
          <w:lang w:val="en-GB"/>
        </w:rPr>
        <w:t>Change</w:t>
      </w:r>
      <w:r w:rsidR="00970B5F">
        <w:rPr>
          <w:rFonts w:cs="Times New Roman"/>
          <w:color w:val="0000CC"/>
          <w:szCs w:val="24"/>
          <w:lang w:val="en-GB"/>
        </w:rPr>
        <w:t>s</w:t>
      </w:r>
      <w:r w:rsidR="00E22309">
        <w:rPr>
          <w:rFonts w:cs="Times New Roman"/>
          <w:color w:val="0000CC"/>
          <w:szCs w:val="24"/>
          <w:lang w:val="en-GB"/>
        </w:rPr>
        <w:t xml:space="preserve"> </w:t>
      </w:r>
      <w:r w:rsidRPr="00FC72D3">
        <w:rPr>
          <w:rFonts w:cs="Times New Roman"/>
          <w:color w:val="0000CC"/>
          <w:szCs w:val="24"/>
          <w:lang w:val="en-GB"/>
        </w:rPr>
        <w:t xml:space="preserve">in the revised manuscript </w:t>
      </w:r>
      <w:r w:rsidR="00E22309">
        <w:rPr>
          <w:rFonts w:cs="Times New Roman"/>
          <w:color w:val="0000CC"/>
          <w:szCs w:val="24"/>
          <w:lang w:val="en-GB"/>
        </w:rPr>
        <w:t xml:space="preserve">are highlighted in </w:t>
      </w:r>
      <w:r w:rsidRPr="00FC72D3">
        <w:rPr>
          <w:rFonts w:cs="Times New Roman"/>
          <w:color w:val="0000CC"/>
          <w:szCs w:val="24"/>
          <w:lang w:val="en-GB"/>
        </w:rPr>
        <w:t xml:space="preserve">yellow </w:t>
      </w:r>
      <w:r w:rsidR="00E22309">
        <w:rPr>
          <w:rFonts w:cs="Times New Roman"/>
          <w:color w:val="0000CC"/>
          <w:szCs w:val="24"/>
          <w:lang w:val="en-GB"/>
        </w:rPr>
        <w:t>for convenience</w:t>
      </w:r>
      <w:r w:rsidRPr="00FC72D3">
        <w:rPr>
          <w:rFonts w:cs="Times New Roman"/>
          <w:color w:val="0000CC"/>
          <w:szCs w:val="24"/>
          <w:lang w:val="en-GB"/>
        </w:rPr>
        <w:t>.</w:t>
      </w:r>
    </w:p>
    <w:p w14:paraId="5492C285" w14:textId="7E007571" w:rsidR="00637E00" w:rsidRDefault="00637E00" w:rsidP="004567E3">
      <w:pPr>
        <w:spacing w:line="360" w:lineRule="auto"/>
        <w:rPr>
          <w:rFonts w:cs="Times New Roman"/>
          <w:color w:val="0000CC"/>
          <w:szCs w:val="24"/>
          <w:lang w:val="en-GB"/>
        </w:rPr>
      </w:pPr>
    </w:p>
    <w:p w14:paraId="72A667DC" w14:textId="77777777" w:rsidR="0050780B" w:rsidRPr="001635FE" w:rsidRDefault="0050780B" w:rsidP="004567E3">
      <w:pPr>
        <w:spacing w:line="360" w:lineRule="auto"/>
        <w:rPr>
          <w:rFonts w:cs="Times New Roman"/>
          <w:color w:val="0000CC"/>
          <w:szCs w:val="24"/>
          <w:lang w:val="en-GB"/>
        </w:rPr>
      </w:pPr>
    </w:p>
    <w:p w14:paraId="4753233C" w14:textId="77777777" w:rsidR="001C0CF3" w:rsidRDefault="001C0CF3" w:rsidP="004567E3">
      <w:pPr>
        <w:spacing w:line="360" w:lineRule="auto"/>
        <w:jc w:val="center"/>
        <w:rPr>
          <w:rFonts w:cs="Times New Roman"/>
          <w:b/>
          <w:szCs w:val="24"/>
          <w:lang w:val="en-GB"/>
        </w:rPr>
      </w:pPr>
      <w:bookmarkStart w:id="0" w:name="_Hlk71880904"/>
      <w:bookmarkStart w:id="1" w:name="_Hlk64295529"/>
      <w:r w:rsidRPr="00FC72D3">
        <w:rPr>
          <w:rFonts w:cs="Times New Roman"/>
          <w:b/>
          <w:szCs w:val="24"/>
          <w:lang w:val="en-GB"/>
        </w:rPr>
        <w:t>Reviewer #</w:t>
      </w:r>
      <w:r>
        <w:rPr>
          <w:rFonts w:cs="Times New Roman"/>
          <w:b/>
          <w:szCs w:val="24"/>
          <w:lang w:val="en-GB"/>
        </w:rPr>
        <w:t>1</w:t>
      </w:r>
    </w:p>
    <w:p w14:paraId="549C7220" w14:textId="4E1AD741" w:rsidR="005A7921" w:rsidRDefault="00B9039F"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002A2C5D" w:rsidRPr="00FC72D3">
        <w:rPr>
          <w:rFonts w:cs="Times New Roman"/>
          <w:b/>
          <w:color w:val="222222"/>
          <w:szCs w:val="24"/>
          <w:shd w:val="clear" w:color="auto" w:fill="FFFFFF"/>
          <w:lang w:val="en-GB"/>
        </w:rPr>
        <w:t>omment</w:t>
      </w:r>
      <w:r w:rsidR="004502D9">
        <w:rPr>
          <w:rFonts w:cs="Times New Roman"/>
          <w:b/>
          <w:color w:val="222222"/>
          <w:szCs w:val="24"/>
          <w:shd w:val="clear" w:color="auto" w:fill="FFFFFF"/>
          <w:lang w:val="en-GB"/>
        </w:rPr>
        <w:t xml:space="preserve"> 1</w:t>
      </w:r>
      <w:r w:rsidR="002A2C5D" w:rsidRPr="00FC72D3">
        <w:rPr>
          <w:rFonts w:cs="Times New Roman"/>
          <w:b/>
          <w:color w:val="222222"/>
          <w:szCs w:val="24"/>
          <w:shd w:val="clear" w:color="auto" w:fill="FFFFFF"/>
          <w:lang w:val="en-GB"/>
        </w:rPr>
        <w:t>:</w:t>
      </w:r>
      <w:r w:rsidR="002A2C5D" w:rsidRPr="00FC72D3">
        <w:rPr>
          <w:rFonts w:cs="Times New Roman"/>
          <w:color w:val="000000"/>
          <w:szCs w:val="24"/>
          <w:shd w:val="clear" w:color="auto" w:fill="FFFFFF"/>
        </w:rPr>
        <w:t xml:space="preserve"> </w:t>
      </w:r>
      <w:r w:rsidR="005A7921" w:rsidRPr="005A7921">
        <w:rPr>
          <w:rFonts w:cs="Times New Roman"/>
          <w:color w:val="000000"/>
          <w:szCs w:val="24"/>
          <w:shd w:val="clear" w:color="auto" w:fill="FFFFFF"/>
        </w:rPr>
        <w:t>I found the paper to be overall reasonable, with reasonable logic, and a reasonable outcome. I found the discussion under the model's robustness evaluation a bit unnecessary - the translation that I perceive is: "other models do badly outside of parameter space and ours does too but just as bad." I am sure that the authors will fix the message there if indeed this is not quite what they meant.</w:t>
      </w:r>
    </w:p>
    <w:p w14:paraId="5B81E72E" w14:textId="77777777" w:rsidR="00DA76FA" w:rsidRDefault="00DA76FA" w:rsidP="00DA76FA">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218EB0E5" w14:textId="606539FA" w:rsidR="00DA76FA" w:rsidRDefault="00B65F52" w:rsidP="00DA76FA">
      <w:pPr>
        <w:spacing w:line="360" w:lineRule="auto"/>
        <w:rPr>
          <w:rFonts w:cs="Times New Roman"/>
          <w:color w:val="0000CC"/>
          <w:szCs w:val="24"/>
          <w:lang w:val="en-GB"/>
        </w:rPr>
      </w:pPr>
      <w:r>
        <w:rPr>
          <w:rFonts w:cs="Times New Roman"/>
          <w:color w:val="0000CC"/>
          <w:szCs w:val="24"/>
          <w:lang w:val="en-GB"/>
        </w:rPr>
        <w:t>G</w:t>
      </w:r>
      <w:r w:rsidR="00C143DC">
        <w:rPr>
          <w:rFonts w:cs="Times New Roman"/>
          <w:color w:val="0000CC"/>
          <w:szCs w:val="24"/>
          <w:lang w:val="en-GB"/>
        </w:rPr>
        <w:t xml:space="preserve">eneralization outside the original training space is a </w:t>
      </w:r>
      <w:r w:rsidR="0032794E">
        <w:rPr>
          <w:rFonts w:cs="Times New Roman"/>
          <w:color w:val="0000CC"/>
          <w:szCs w:val="24"/>
          <w:lang w:val="en-GB"/>
        </w:rPr>
        <w:t>key pain point associated with the use of machine learning techniques</w:t>
      </w:r>
      <w:r w:rsidR="00935FEF">
        <w:rPr>
          <w:rFonts w:cs="Times New Roman"/>
          <w:color w:val="0000CC"/>
          <w:szCs w:val="24"/>
          <w:lang w:val="en-GB"/>
        </w:rPr>
        <w:t xml:space="preserve"> for practical applications</w:t>
      </w:r>
      <w:r w:rsidR="00343821">
        <w:rPr>
          <w:rFonts w:cs="Times New Roman"/>
          <w:color w:val="0000CC"/>
          <w:szCs w:val="24"/>
          <w:lang w:val="en-GB"/>
        </w:rPr>
        <w:t xml:space="preserve">. </w:t>
      </w:r>
      <w:r w:rsidR="00A656BC">
        <w:rPr>
          <w:rFonts w:cs="Times New Roman"/>
          <w:color w:val="0000CC"/>
          <w:szCs w:val="24"/>
          <w:lang w:val="en-GB"/>
        </w:rPr>
        <w:t xml:space="preserve">However, our work shows that the proposed methodology can </w:t>
      </w:r>
      <w:r w:rsidR="00766395">
        <w:rPr>
          <w:rFonts w:cs="Times New Roman"/>
          <w:color w:val="0000CC"/>
          <w:szCs w:val="24"/>
          <w:lang w:val="en-GB"/>
        </w:rPr>
        <w:t xml:space="preserve">indeed predict outside the calibration space with </w:t>
      </w:r>
      <w:r w:rsidR="00A656BC">
        <w:rPr>
          <w:rFonts w:cs="Times New Roman"/>
          <w:color w:val="0000CC"/>
          <w:szCs w:val="24"/>
          <w:lang w:val="en-GB"/>
        </w:rPr>
        <w:t xml:space="preserve">reasonable </w:t>
      </w:r>
      <w:r w:rsidR="00766395">
        <w:rPr>
          <w:rFonts w:cs="Times New Roman"/>
          <w:color w:val="0000CC"/>
          <w:szCs w:val="24"/>
          <w:lang w:val="en-GB"/>
        </w:rPr>
        <w:t>accuracy</w:t>
      </w:r>
      <w:r w:rsidR="004E60E3">
        <w:rPr>
          <w:rFonts w:cs="Times New Roman"/>
          <w:color w:val="0000CC"/>
          <w:szCs w:val="24"/>
          <w:lang w:val="en-GB"/>
        </w:rPr>
        <w:t xml:space="preserve"> and reliability</w:t>
      </w:r>
      <w:del w:id="2" w:author="Brian Sheil" w:date="2023-01-13T05:36:00Z">
        <w:r w:rsidR="001E6272" w:rsidDel="00FE0DF6">
          <w:rPr>
            <w:rFonts w:cs="Times New Roman"/>
            <w:color w:val="0000CC"/>
            <w:szCs w:val="24"/>
            <w:lang w:val="en-GB"/>
          </w:rPr>
          <w:delText xml:space="preserve">, as </w:delText>
        </w:r>
      </w:del>
      <w:del w:id="3" w:author="Brian Sheil" w:date="2023-01-13T05:31:00Z">
        <w:r w:rsidR="001E6272" w:rsidDel="00FE0DF6">
          <w:rPr>
            <w:rFonts w:cs="Times New Roman"/>
            <w:color w:val="0000CC"/>
            <w:szCs w:val="24"/>
            <w:lang w:val="en-GB"/>
          </w:rPr>
          <w:delText xml:space="preserve">mentioned </w:delText>
        </w:r>
      </w:del>
      <w:del w:id="4" w:author="Brian Sheil" w:date="2023-01-13T05:36:00Z">
        <w:r w:rsidR="001E6272" w:rsidDel="00FE0DF6">
          <w:rPr>
            <w:rFonts w:cs="Times New Roman"/>
            <w:color w:val="0000CC"/>
            <w:szCs w:val="24"/>
            <w:lang w:val="en-GB"/>
          </w:rPr>
          <w:delText>in lines 440-441</w:delText>
        </w:r>
      </w:del>
      <w:r w:rsidR="00766395">
        <w:rPr>
          <w:rFonts w:cs="Times New Roman"/>
          <w:color w:val="0000CC"/>
          <w:szCs w:val="24"/>
          <w:lang w:val="en-GB"/>
        </w:rPr>
        <w:t>.</w:t>
      </w:r>
      <w:r w:rsidR="00A656BC">
        <w:rPr>
          <w:rFonts w:cs="Times New Roman"/>
          <w:color w:val="0000CC"/>
          <w:szCs w:val="24"/>
          <w:lang w:val="en-GB"/>
        </w:rPr>
        <w:t xml:space="preserve"> </w:t>
      </w:r>
      <w:r w:rsidR="009062EE">
        <w:rPr>
          <w:rFonts w:cs="Times New Roman"/>
          <w:color w:val="0000CC"/>
          <w:szCs w:val="24"/>
          <w:lang w:val="en-GB"/>
        </w:rPr>
        <w:t xml:space="preserve">We believe </w:t>
      </w:r>
      <w:r w:rsidR="00343821">
        <w:rPr>
          <w:rFonts w:cs="Times New Roman"/>
          <w:color w:val="0000CC"/>
          <w:szCs w:val="24"/>
          <w:lang w:val="en-GB"/>
        </w:rPr>
        <w:t xml:space="preserve">the associated discussion on model robustness </w:t>
      </w:r>
      <w:r w:rsidR="009062EE">
        <w:rPr>
          <w:rFonts w:cs="Times New Roman"/>
          <w:color w:val="0000CC"/>
          <w:szCs w:val="24"/>
          <w:lang w:val="en-GB"/>
        </w:rPr>
        <w:t xml:space="preserve">is essential </w:t>
      </w:r>
      <w:r w:rsidR="00B32630">
        <w:rPr>
          <w:rFonts w:cs="Times New Roman"/>
          <w:color w:val="0000CC"/>
          <w:szCs w:val="24"/>
          <w:lang w:val="en-GB"/>
        </w:rPr>
        <w:t xml:space="preserve">for practicing engineers to </w:t>
      </w:r>
      <w:r w:rsidR="00B45527">
        <w:rPr>
          <w:rFonts w:cs="Times New Roman"/>
          <w:color w:val="0000CC"/>
          <w:szCs w:val="24"/>
          <w:lang w:val="en-GB"/>
        </w:rPr>
        <w:t xml:space="preserve">reliably take up the developed techniques. </w:t>
      </w:r>
      <w:r w:rsidR="0007320D">
        <w:rPr>
          <w:rFonts w:cs="Times New Roman"/>
          <w:color w:val="0000CC"/>
          <w:szCs w:val="24"/>
          <w:lang w:val="en-GB"/>
        </w:rPr>
        <w:t>However, we take the reviewer’s point that the message in our previous submission required refinement</w:t>
      </w:r>
      <w:r w:rsidR="00943B55">
        <w:rPr>
          <w:rFonts w:cs="Times New Roman"/>
          <w:color w:val="0000CC"/>
          <w:szCs w:val="24"/>
          <w:lang w:val="en-GB"/>
        </w:rPr>
        <w:t xml:space="preserve">; </w:t>
      </w:r>
      <w:r w:rsidR="004F45C9">
        <w:rPr>
          <w:rFonts w:cs="Times New Roman"/>
          <w:color w:val="0000CC"/>
          <w:szCs w:val="24"/>
          <w:lang w:val="en-GB"/>
        </w:rPr>
        <w:t>w</w:t>
      </w:r>
      <w:r w:rsidR="00B00F96">
        <w:rPr>
          <w:rFonts w:cs="Times New Roman"/>
          <w:color w:val="0000CC"/>
          <w:szCs w:val="24"/>
          <w:lang w:val="en-GB"/>
        </w:rPr>
        <w:t xml:space="preserve">e have </w:t>
      </w:r>
      <w:r w:rsidR="004F45C9">
        <w:rPr>
          <w:rFonts w:cs="Times New Roman"/>
          <w:color w:val="0000CC"/>
          <w:szCs w:val="24"/>
          <w:lang w:val="en-GB"/>
        </w:rPr>
        <w:t xml:space="preserve">edited </w:t>
      </w:r>
      <w:r w:rsidR="00B00F96">
        <w:rPr>
          <w:rFonts w:cs="Times New Roman"/>
          <w:color w:val="0000CC"/>
          <w:szCs w:val="24"/>
          <w:lang w:val="en-GB"/>
        </w:rPr>
        <w:t xml:space="preserve">these points in lines </w:t>
      </w:r>
      <w:ins w:id="5" w:author="Brian Sheil" w:date="2023-01-13T05:36:00Z">
        <w:r w:rsidR="00FE0DF6">
          <w:rPr>
            <w:rFonts w:cs="Times New Roman"/>
            <w:color w:val="0000CC"/>
            <w:szCs w:val="24"/>
            <w:lang w:val="en-GB"/>
          </w:rPr>
          <w:t>4</w:t>
        </w:r>
      </w:ins>
      <w:ins w:id="6" w:author="Brian Sheil" w:date="2023-01-13T10:45:00Z">
        <w:r w:rsidR="004E332D">
          <w:rPr>
            <w:rFonts w:cs="Times New Roman"/>
            <w:color w:val="0000CC"/>
            <w:szCs w:val="24"/>
            <w:lang w:val="en-GB"/>
          </w:rPr>
          <w:t>40</w:t>
        </w:r>
      </w:ins>
      <w:ins w:id="7" w:author="Brian Sheil" w:date="2023-01-13T05:36:00Z">
        <w:r w:rsidR="00FE0DF6">
          <w:rPr>
            <w:rFonts w:cs="Times New Roman"/>
            <w:color w:val="0000CC"/>
            <w:szCs w:val="24"/>
            <w:lang w:val="en-GB"/>
          </w:rPr>
          <w:t>-4</w:t>
        </w:r>
      </w:ins>
      <w:ins w:id="8" w:author="Brian Sheil" w:date="2023-01-13T10:45:00Z">
        <w:r w:rsidR="004E332D">
          <w:rPr>
            <w:rFonts w:cs="Times New Roman"/>
            <w:color w:val="0000CC"/>
            <w:szCs w:val="24"/>
            <w:lang w:val="en-GB"/>
          </w:rPr>
          <w:t>52</w:t>
        </w:r>
      </w:ins>
      <w:del w:id="9" w:author="Brian Sheil" w:date="2023-01-13T05:36:00Z">
        <w:r w:rsidR="00CE7934" w:rsidDel="00FE0DF6">
          <w:rPr>
            <w:rFonts w:cs="Times New Roman"/>
            <w:color w:val="0000CC"/>
            <w:szCs w:val="24"/>
            <w:lang w:val="en-GB"/>
          </w:rPr>
          <w:delText>4</w:delText>
        </w:r>
        <w:r w:rsidR="003A06E5" w:rsidDel="00FE0DF6">
          <w:rPr>
            <w:rFonts w:cs="Times New Roman"/>
            <w:color w:val="0000CC"/>
            <w:szCs w:val="24"/>
            <w:lang w:val="en-GB"/>
          </w:rPr>
          <w:delText>31</w:delText>
        </w:r>
        <w:r w:rsidR="00CE7934" w:rsidDel="00FE0DF6">
          <w:rPr>
            <w:rFonts w:cs="Times New Roman"/>
            <w:color w:val="0000CC"/>
            <w:szCs w:val="24"/>
            <w:lang w:val="en-GB"/>
          </w:rPr>
          <w:delText>-4</w:delText>
        </w:r>
        <w:r w:rsidR="003A06E5" w:rsidDel="00FE0DF6">
          <w:rPr>
            <w:rFonts w:cs="Times New Roman"/>
            <w:color w:val="0000CC"/>
            <w:szCs w:val="24"/>
            <w:lang w:val="en-GB"/>
          </w:rPr>
          <w:delText>35</w:delText>
        </w:r>
      </w:del>
      <w:r w:rsidR="00B00F96">
        <w:rPr>
          <w:rFonts w:cs="Times New Roman"/>
          <w:color w:val="0000CC"/>
          <w:szCs w:val="24"/>
          <w:lang w:val="en-GB"/>
        </w:rPr>
        <w:t xml:space="preserve"> in the revised paper. </w:t>
      </w:r>
    </w:p>
    <w:p w14:paraId="76C0BF90" w14:textId="77777777" w:rsidR="00DA76FA" w:rsidRPr="00DA76FA" w:rsidRDefault="00DA76FA" w:rsidP="005A7921">
      <w:pPr>
        <w:spacing w:line="360" w:lineRule="auto"/>
        <w:rPr>
          <w:rFonts w:cs="Times New Roman"/>
          <w:color w:val="000000"/>
          <w:szCs w:val="24"/>
          <w:shd w:val="clear" w:color="auto" w:fill="FFFFFF"/>
          <w:lang w:val="en-GB"/>
        </w:rPr>
      </w:pPr>
    </w:p>
    <w:p w14:paraId="34824236" w14:textId="07CDCB46" w:rsidR="001B394A" w:rsidRPr="001B394A" w:rsidRDefault="004502D9"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omment</w:t>
      </w:r>
      <w:r>
        <w:rPr>
          <w:rFonts w:cs="Times New Roman"/>
          <w:b/>
          <w:color w:val="222222"/>
          <w:szCs w:val="24"/>
          <w:shd w:val="clear" w:color="auto" w:fill="FFFFFF"/>
          <w:lang w:val="en-GB"/>
        </w:rPr>
        <w:t xml:space="preserve"> 2</w:t>
      </w:r>
      <w:r w:rsidRPr="00FC72D3">
        <w:rPr>
          <w:rFonts w:cs="Times New Roman"/>
          <w:b/>
          <w:color w:val="222222"/>
          <w:szCs w:val="24"/>
          <w:shd w:val="clear" w:color="auto" w:fill="FFFFFF"/>
          <w:lang w:val="en-GB"/>
        </w:rPr>
        <w:t>:</w:t>
      </w:r>
      <w:r w:rsidRPr="004502D9">
        <w:rPr>
          <w:rFonts w:cs="Times New Roman"/>
          <w:bCs/>
          <w:color w:val="222222"/>
          <w:szCs w:val="24"/>
          <w:shd w:val="clear" w:color="auto" w:fill="FFFFFF"/>
          <w:lang w:val="en-GB"/>
        </w:rPr>
        <w:t xml:space="preserve"> </w:t>
      </w:r>
      <w:r w:rsidR="005A7921" w:rsidRPr="005A7921">
        <w:rPr>
          <w:rFonts w:cs="Times New Roman"/>
          <w:color w:val="000000"/>
          <w:szCs w:val="24"/>
          <w:shd w:val="clear" w:color="auto" w:fill="FFFFFF"/>
        </w:rPr>
        <w:t>The only thing missing from the paper is an extra schematic of with a conceptual flow chart of the work process.</w:t>
      </w:r>
    </w:p>
    <w:p w14:paraId="1C5B66F4" w14:textId="77777777" w:rsidR="00E43524" w:rsidRDefault="00E43524" w:rsidP="004567E3">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56AA380D" w14:textId="529AF339" w:rsidR="00D830DD" w:rsidRDefault="00C8563A" w:rsidP="004567E3">
      <w:pPr>
        <w:spacing w:line="360" w:lineRule="auto"/>
        <w:rPr>
          <w:rFonts w:cs="Times New Roman"/>
          <w:color w:val="0000CC"/>
          <w:szCs w:val="24"/>
          <w:lang w:val="en-GB"/>
        </w:rPr>
      </w:pPr>
      <w:r>
        <w:rPr>
          <w:rFonts w:cs="Times New Roman"/>
          <w:color w:val="0000CC"/>
          <w:szCs w:val="24"/>
          <w:lang w:val="en-GB"/>
        </w:rPr>
        <w:lastRenderedPageBreak/>
        <w:t xml:space="preserve">This is a sensible suggestion. </w:t>
      </w:r>
      <w:r w:rsidR="004502D9">
        <w:rPr>
          <w:rFonts w:cs="Times New Roman"/>
          <w:color w:val="0000CC"/>
          <w:szCs w:val="24"/>
          <w:lang w:val="en-GB"/>
        </w:rPr>
        <w:t xml:space="preserve">We </w:t>
      </w:r>
      <w:r>
        <w:rPr>
          <w:rFonts w:cs="Times New Roman"/>
          <w:color w:val="0000CC"/>
          <w:szCs w:val="24"/>
          <w:lang w:val="en-GB"/>
        </w:rPr>
        <w:t xml:space="preserve">have </w:t>
      </w:r>
      <w:r w:rsidR="004502D9">
        <w:rPr>
          <w:rFonts w:cs="Times New Roman"/>
          <w:color w:val="0000CC"/>
          <w:szCs w:val="24"/>
          <w:lang w:val="en-GB"/>
        </w:rPr>
        <w:t xml:space="preserve">added a new </w:t>
      </w:r>
      <w:r w:rsidR="00DA76FA">
        <w:rPr>
          <w:rFonts w:cs="Times New Roman"/>
          <w:color w:val="0000CC"/>
          <w:szCs w:val="24"/>
          <w:lang w:val="en-GB"/>
        </w:rPr>
        <w:t>Fig. 2 to introduce the flow chart of the proposed methodology.</w:t>
      </w:r>
    </w:p>
    <w:p w14:paraId="6309D00B" w14:textId="77777777" w:rsidR="00F43880" w:rsidRPr="006676D2" w:rsidRDefault="00F43880" w:rsidP="004567E3">
      <w:pPr>
        <w:spacing w:line="360" w:lineRule="auto"/>
        <w:rPr>
          <w:rFonts w:cs="Times New Roman"/>
          <w:b/>
          <w:szCs w:val="24"/>
        </w:rPr>
      </w:pPr>
    </w:p>
    <w:p w14:paraId="4D13292E" w14:textId="0C29E8FB" w:rsidR="001B394A" w:rsidRDefault="001B394A" w:rsidP="004567E3">
      <w:pPr>
        <w:spacing w:line="360" w:lineRule="auto"/>
        <w:jc w:val="center"/>
        <w:rPr>
          <w:rFonts w:cs="Times New Roman"/>
          <w:b/>
          <w:szCs w:val="24"/>
          <w:lang w:val="en-GB"/>
        </w:rPr>
      </w:pPr>
      <w:bookmarkStart w:id="10" w:name="OLE_LINK3"/>
      <w:r w:rsidRPr="00FC72D3">
        <w:rPr>
          <w:rFonts w:cs="Times New Roman"/>
          <w:b/>
          <w:szCs w:val="24"/>
          <w:lang w:val="en-GB"/>
        </w:rPr>
        <w:t>Reviewer #</w:t>
      </w:r>
      <w:r w:rsidR="001C0CF3">
        <w:rPr>
          <w:rFonts w:cs="Times New Roman"/>
          <w:b/>
          <w:szCs w:val="24"/>
          <w:lang w:val="en-GB"/>
        </w:rPr>
        <w:t>2</w:t>
      </w:r>
    </w:p>
    <w:p w14:paraId="2A751468" w14:textId="77777777" w:rsidR="005A7921" w:rsidRPr="005A7921" w:rsidRDefault="00E76385"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omment 1:</w:t>
      </w:r>
      <w:r w:rsidRPr="00E76385">
        <w:rPr>
          <w:rFonts w:cs="Times New Roman"/>
          <w:bCs/>
          <w:color w:val="222222"/>
          <w:szCs w:val="24"/>
          <w:shd w:val="clear" w:color="auto" w:fill="FFFFFF"/>
          <w:lang w:val="en-GB"/>
        </w:rPr>
        <w:t xml:space="preserve"> </w:t>
      </w:r>
      <w:r w:rsidR="005A7921" w:rsidRPr="005A7921">
        <w:rPr>
          <w:rFonts w:cs="Times New Roman"/>
          <w:color w:val="000000"/>
          <w:szCs w:val="24"/>
          <w:shd w:val="clear" w:color="auto" w:fill="FFFFFF"/>
        </w:rPr>
        <w:t>Line 32: Omit "the typically" and replace with "a"</w:t>
      </w:r>
    </w:p>
    <w:p w14:paraId="0187953C" w14:textId="77777777" w:rsidR="00FB74D6" w:rsidRDefault="00FB74D6" w:rsidP="00FB74D6">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689CA8E7" w14:textId="6646005B" w:rsidR="005A7921" w:rsidRPr="00FB74D6" w:rsidRDefault="00FB74D6" w:rsidP="005A7921">
      <w:pPr>
        <w:spacing w:line="360" w:lineRule="auto"/>
        <w:rPr>
          <w:rFonts w:cs="Times New Roman"/>
          <w:color w:val="0000CC"/>
          <w:szCs w:val="24"/>
          <w:lang w:val="en-GB"/>
        </w:rPr>
      </w:pPr>
      <w:r w:rsidRPr="00FB74D6">
        <w:rPr>
          <w:rFonts w:cs="Times New Roman"/>
          <w:color w:val="0000CC"/>
          <w:szCs w:val="24"/>
          <w:lang w:val="en-GB"/>
        </w:rPr>
        <w:t>Thanks for your suggestion, it has been changed.</w:t>
      </w:r>
    </w:p>
    <w:p w14:paraId="21E756C7" w14:textId="77777777" w:rsidR="00FB74D6" w:rsidRPr="005A7921" w:rsidRDefault="00FB74D6" w:rsidP="005A7921">
      <w:pPr>
        <w:spacing w:line="360" w:lineRule="auto"/>
        <w:rPr>
          <w:rFonts w:cs="Times New Roman"/>
          <w:color w:val="000000"/>
          <w:szCs w:val="24"/>
          <w:shd w:val="clear" w:color="auto" w:fill="FFFFFF"/>
        </w:rPr>
      </w:pPr>
    </w:p>
    <w:p w14:paraId="5D089EED" w14:textId="3ED60FC3" w:rsid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w:t>
      </w:r>
      <w:r w:rsidRPr="00FC72D3">
        <w:rPr>
          <w:rFonts w:cs="Times New Roman"/>
          <w:b/>
          <w:color w:val="222222"/>
          <w:szCs w:val="24"/>
          <w:shd w:val="clear" w:color="auto" w:fill="FFFFFF"/>
          <w:lang w:val="en-GB"/>
        </w:rPr>
        <w:t>:</w:t>
      </w:r>
      <w:r w:rsidRPr="00E76385">
        <w:rPr>
          <w:rFonts w:cs="Times New Roman"/>
          <w:bCs/>
          <w:color w:val="222222"/>
          <w:szCs w:val="24"/>
          <w:shd w:val="clear" w:color="auto" w:fill="FFFFFF"/>
          <w:lang w:val="en-GB"/>
        </w:rPr>
        <w:t xml:space="preserve"> </w:t>
      </w:r>
      <w:r w:rsidR="005A7921" w:rsidRPr="005A7921">
        <w:rPr>
          <w:rFonts w:cs="Times New Roman"/>
          <w:color w:val="000000"/>
          <w:szCs w:val="24"/>
          <w:shd w:val="clear" w:color="auto" w:fill="FFFFFF"/>
        </w:rPr>
        <w:t>Line 33: Add a comma after "parameter"</w:t>
      </w:r>
    </w:p>
    <w:p w14:paraId="35276F6D" w14:textId="72AF1EF6" w:rsidR="00FB74D6" w:rsidRPr="005A7921" w:rsidRDefault="00FB74D6" w:rsidP="005A7921">
      <w:pPr>
        <w:spacing w:line="360" w:lineRule="auto"/>
        <w:rPr>
          <w:rFonts w:cs="Times New Roman"/>
          <w:color w:val="000000"/>
          <w:szCs w:val="24"/>
          <w:shd w:val="clear" w:color="auto" w:fill="FFFFFF"/>
        </w:rPr>
      </w:pPr>
      <w:r w:rsidRPr="00FC72D3">
        <w:rPr>
          <w:rFonts w:cs="Times New Roman"/>
          <w:b/>
          <w:color w:val="0000CC"/>
          <w:szCs w:val="24"/>
          <w:u w:val="single"/>
          <w:lang w:val="en-GB"/>
        </w:rPr>
        <w:t>Reply:</w:t>
      </w:r>
    </w:p>
    <w:p w14:paraId="75C9EBF8" w14:textId="0B545585" w:rsidR="00FB74D6" w:rsidRPr="003E2D97" w:rsidRDefault="00432F35" w:rsidP="00FB74D6">
      <w:pPr>
        <w:spacing w:line="360" w:lineRule="auto"/>
        <w:rPr>
          <w:rFonts w:cs="Times New Roman"/>
          <w:color w:val="0000CC"/>
          <w:szCs w:val="24"/>
        </w:rPr>
      </w:pPr>
      <w:r>
        <w:rPr>
          <w:rFonts w:cs="Times New Roman"/>
          <w:color w:val="0000CC"/>
          <w:szCs w:val="24"/>
          <w:lang w:val="en-GB"/>
        </w:rPr>
        <w:t>This line has been corrected</w:t>
      </w:r>
      <w:r w:rsidR="00FB74D6" w:rsidRPr="00FB74D6">
        <w:rPr>
          <w:rFonts w:cs="Times New Roman"/>
          <w:color w:val="0000CC"/>
          <w:szCs w:val="24"/>
          <w:lang w:val="en-GB"/>
        </w:rPr>
        <w:t>.</w:t>
      </w:r>
    </w:p>
    <w:p w14:paraId="2EC5D15A" w14:textId="77777777" w:rsidR="005A7921" w:rsidRPr="00FB74D6" w:rsidRDefault="005A7921" w:rsidP="005A7921">
      <w:pPr>
        <w:spacing w:line="360" w:lineRule="auto"/>
        <w:rPr>
          <w:rFonts w:cs="Times New Roman"/>
          <w:color w:val="000000"/>
          <w:szCs w:val="24"/>
          <w:shd w:val="clear" w:color="auto" w:fill="FFFFFF"/>
          <w:lang w:val="en-GB"/>
        </w:rPr>
      </w:pPr>
    </w:p>
    <w:p w14:paraId="75FD28B5" w14:textId="6D6BE204"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3</w:t>
      </w:r>
      <w:r w:rsidRPr="00FC72D3">
        <w:rPr>
          <w:rFonts w:cs="Times New Roman"/>
          <w:b/>
          <w:color w:val="222222"/>
          <w:szCs w:val="24"/>
          <w:shd w:val="clear" w:color="auto" w:fill="FFFFFF"/>
          <w:lang w:val="en-GB"/>
        </w:rPr>
        <w:t>:</w:t>
      </w:r>
      <w:r w:rsidRPr="00E76385">
        <w:rPr>
          <w:rFonts w:cs="Times New Roman"/>
          <w:bCs/>
          <w:color w:val="222222"/>
          <w:szCs w:val="24"/>
          <w:shd w:val="clear" w:color="auto" w:fill="FFFFFF"/>
          <w:lang w:val="en-GB"/>
        </w:rPr>
        <w:t xml:space="preserve"> </w:t>
      </w:r>
      <w:r w:rsidR="005A7921" w:rsidRPr="005A7921">
        <w:rPr>
          <w:rFonts w:cs="Times New Roman"/>
          <w:color w:val="000000"/>
          <w:szCs w:val="24"/>
          <w:shd w:val="clear" w:color="auto" w:fill="FFFFFF"/>
        </w:rPr>
        <w:t>Lines 37 - 38: What do you mean by "learn" critical state soil mechanics? is it learning actual mechanics theory or is it just learning the model's description of critical state behavior which is influenced by the model assumptions? Does it somehow estimate functional form or derive physics-based interpretations?</w:t>
      </w:r>
    </w:p>
    <w:p w14:paraId="4343BBC7" w14:textId="77777777" w:rsidR="00FB74D6" w:rsidRDefault="00FB74D6" w:rsidP="00FB74D6">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73459983" w14:textId="04389B87" w:rsidR="00F85FAF" w:rsidRPr="00FB74D6" w:rsidRDefault="00D03140" w:rsidP="00F85FAF">
      <w:pPr>
        <w:spacing w:line="360" w:lineRule="auto"/>
        <w:rPr>
          <w:rFonts w:cs="Times New Roman"/>
          <w:color w:val="0000CC"/>
          <w:szCs w:val="24"/>
          <w:lang w:val="en-GB"/>
        </w:rPr>
      </w:pPr>
      <w:r>
        <w:rPr>
          <w:rFonts w:cs="Times New Roman"/>
          <w:color w:val="0000CC"/>
          <w:szCs w:val="24"/>
          <w:lang w:val="en-GB"/>
        </w:rPr>
        <w:t xml:space="preserve">The reviewer raises a valid point and, in retrospect, the authors should have been more specific on this point. </w:t>
      </w:r>
      <w:r w:rsidR="0002351C">
        <w:rPr>
          <w:rFonts w:cs="Times New Roman"/>
          <w:color w:val="0000CC"/>
          <w:szCs w:val="24"/>
          <w:lang w:val="en-GB"/>
        </w:rPr>
        <w:t>The machine learning</w:t>
      </w:r>
      <w:r w:rsidR="00837382">
        <w:rPr>
          <w:rFonts w:cs="Times New Roman"/>
          <w:color w:val="0000CC"/>
          <w:szCs w:val="24"/>
          <w:lang w:val="en-GB"/>
        </w:rPr>
        <w:t xml:space="preserve"> algorithm </w:t>
      </w:r>
      <w:r w:rsidR="003E2D97">
        <w:rPr>
          <w:rFonts w:cs="Times New Roman"/>
          <w:color w:val="0000CC"/>
          <w:szCs w:val="24"/>
          <w:lang w:val="en-GB"/>
        </w:rPr>
        <w:t>learn</w:t>
      </w:r>
      <w:r w:rsidR="00837382">
        <w:rPr>
          <w:rFonts w:cs="Times New Roman"/>
          <w:color w:val="0000CC"/>
          <w:szCs w:val="24"/>
          <w:lang w:val="en-GB"/>
        </w:rPr>
        <w:t>s</w:t>
      </w:r>
      <w:r w:rsidR="003E2D97">
        <w:rPr>
          <w:rFonts w:cs="Times New Roman"/>
          <w:color w:val="0000CC"/>
          <w:szCs w:val="24"/>
          <w:lang w:val="en-GB"/>
        </w:rPr>
        <w:t xml:space="preserve"> the model’s description of critical state behaviour</w:t>
      </w:r>
      <w:r w:rsidR="00F958B6">
        <w:rPr>
          <w:rFonts w:cs="Times New Roman"/>
          <w:color w:val="0000CC"/>
          <w:szCs w:val="24"/>
          <w:lang w:val="en-GB"/>
        </w:rPr>
        <w:t xml:space="preserve">. This description </w:t>
      </w:r>
      <w:r w:rsidR="003E2D97">
        <w:rPr>
          <w:rFonts w:cs="Times New Roman"/>
          <w:color w:val="0000CC"/>
          <w:szCs w:val="24"/>
          <w:lang w:val="en-GB"/>
        </w:rPr>
        <w:t>is indeed influenced by model assumptions</w:t>
      </w:r>
      <w:r w:rsidR="00F958B6">
        <w:rPr>
          <w:rFonts w:cs="Times New Roman"/>
          <w:color w:val="0000CC"/>
          <w:szCs w:val="24"/>
          <w:lang w:val="en-GB"/>
        </w:rPr>
        <w:t xml:space="preserve">, which is why the authors also </w:t>
      </w:r>
      <w:r w:rsidR="003E2D97">
        <w:rPr>
          <w:rFonts w:cs="Times New Roman"/>
          <w:color w:val="0000CC"/>
          <w:szCs w:val="24"/>
          <w:lang w:val="en-GB"/>
        </w:rPr>
        <w:t xml:space="preserve">investigated the </w:t>
      </w:r>
      <w:r w:rsidR="00F958B6">
        <w:rPr>
          <w:rFonts w:cs="Times New Roman"/>
          <w:color w:val="0000CC"/>
          <w:szCs w:val="24"/>
          <w:lang w:val="en-GB"/>
        </w:rPr>
        <w:t xml:space="preserve">sensitivity of </w:t>
      </w:r>
      <w:r w:rsidR="000828E2">
        <w:rPr>
          <w:rFonts w:cs="Times New Roman"/>
          <w:color w:val="0000CC"/>
          <w:szCs w:val="24"/>
          <w:lang w:val="en-GB"/>
        </w:rPr>
        <w:t xml:space="preserve">the MRNN </w:t>
      </w:r>
      <w:r w:rsidR="00F958B6">
        <w:rPr>
          <w:rFonts w:cs="Times New Roman"/>
          <w:color w:val="0000CC"/>
          <w:szCs w:val="24"/>
          <w:lang w:val="en-GB"/>
        </w:rPr>
        <w:t xml:space="preserve">performance to </w:t>
      </w:r>
      <w:r w:rsidR="000828E2">
        <w:rPr>
          <w:rFonts w:cs="Times New Roman"/>
          <w:color w:val="0000CC"/>
          <w:szCs w:val="24"/>
          <w:lang w:val="en-GB"/>
        </w:rPr>
        <w:t xml:space="preserve">the adopted </w:t>
      </w:r>
      <w:r w:rsidR="003E2D97">
        <w:rPr>
          <w:rFonts w:cs="Times New Roman"/>
          <w:color w:val="0000CC"/>
          <w:szCs w:val="24"/>
          <w:lang w:val="en-GB"/>
        </w:rPr>
        <w:t>constitutive model</w:t>
      </w:r>
      <w:r w:rsidR="000828E2">
        <w:rPr>
          <w:rFonts w:cs="Times New Roman"/>
          <w:color w:val="0000CC"/>
          <w:szCs w:val="24"/>
          <w:lang w:val="en-GB"/>
        </w:rPr>
        <w:t xml:space="preserve"> and parameters</w:t>
      </w:r>
      <w:r w:rsidR="003E2D97">
        <w:rPr>
          <w:rFonts w:cs="Times New Roman"/>
          <w:color w:val="0000CC"/>
          <w:szCs w:val="24"/>
          <w:lang w:val="en-GB"/>
        </w:rPr>
        <w:t xml:space="preserve"> </w:t>
      </w:r>
      <w:r w:rsidR="005929C5">
        <w:rPr>
          <w:rFonts w:cs="Times New Roman"/>
          <w:color w:val="0000CC"/>
          <w:szCs w:val="24"/>
          <w:lang w:val="en-GB"/>
        </w:rPr>
        <w:t xml:space="preserve">(see </w:t>
      </w:r>
      <w:r w:rsidR="006F2525">
        <w:rPr>
          <w:rFonts w:cs="Times New Roman"/>
          <w:color w:val="0000CC"/>
          <w:szCs w:val="24"/>
          <w:lang w:val="en-GB"/>
        </w:rPr>
        <w:t>“</w:t>
      </w:r>
      <w:r w:rsidR="006F2525" w:rsidRPr="006F2525">
        <w:rPr>
          <w:rFonts w:cs="Times New Roman"/>
          <w:color w:val="0000CC"/>
          <w:szCs w:val="24"/>
          <w:lang w:val="en-GB"/>
        </w:rPr>
        <w:t>Influence of base constitutive model</w:t>
      </w:r>
      <w:r w:rsidR="006F2525">
        <w:rPr>
          <w:rFonts w:cs="Times New Roman"/>
          <w:color w:val="0000CC"/>
          <w:szCs w:val="24"/>
          <w:lang w:val="en-GB"/>
        </w:rPr>
        <w:t>”</w:t>
      </w:r>
      <w:r w:rsidR="005929C5">
        <w:rPr>
          <w:rFonts w:cs="Times New Roman"/>
          <w:color w:val="0000CC"/>
          <w:szCs w:val="24"/>
          <w:lang w:val="en-GB"/>
        </w:rPr>
        <w:t xml:space="preserve"> section)</w:t>
      </w:r>
      <w:r w:rsidR="003E2D97">
        <w:rPr>
          <w:rFonts w:cs="Times New Roman"/>
          <w:color w:val="0000CC"/>
          <w:szCs w:val="24"/>
          <w:lang w:val="en-GB"/>
        </w:rPr>
        <w:t xml:space="preserve">. </w:t>
      </w:r>
      <w:r w:rsidR="006F2525">
        <w:rPr>
          <w:rFonts w:cs="Times New Roman"/>
          <w:color w:val="0000CC"/>
          <w:szCs w:val="24"/>
          <w:lang w:val="en-GB"/>
        </w:rPr>
        <w:t xml:space="preserve">MRNN </w:t>
      </w:r>
      <w:r w:rsidR="005929C5">
        <w:rPr>
          <w:rFonts w:cs="Times New Roman"/>
          <w:color w:val="0000CC"/>
          <w:szCs w:val="24"/>
          <w:lang w:val="en-GB"/>
        </w:rPr>
        <w:t xml:space="preserve">therefore incorporates these </w:t>
      </w:r>
      <w:r w:rsidR="006F2525" w:rsidRPr="006F2525">
        <w:rPr>
          <w:rFonts w:cs="Times New Roman"/>
          <w:color w:val="0000CC"/>
          <w:szCs w:val="24"/>
          <w:lang w:val="en-GB"/>
        </w:rPr>
        <w:t xml:space="preserve">physics-based </w:t>
      </w:r>
      <w:r w:rsidR="006F2525" w:rsidRPr="005929C5">
        <w:rPr>
          <w:rFonts w:cs="Times New Roman"/>
          <w:i/>
          <w:iCs/>
          <w:color w:val="0000CC"/>
          <w:szCs w:val="24"/>
          <w:lang w:val="en-GB"/>
        </w:rPr>
        <w:t>interpretations</w:t>
      </w:r>
      <w:r w:rsidR="006F2525">
        <w:rPr>
          <w:rFonts w:cs="Times New Roman"/>
          <w:color w:val="0000CC"/>
          <w:szCs w:val="24"/>
          <w:lang w:val="en-GB"/>
        </w:rPr>
        <w:t xml:space="preserve"> by </w:t>
      </w:r>
      <w:r w:rsidR="00663C95">
        <w:rPr>
          <w:rFonts w:cs="Times New Roman"/>
          <w:color w:val="0000CC"/>
          <w:szCs w:val="24"/>
          <w:lang w:val="en-GB"/>
        </w:rPr>
        <w:t xml:space="preserve">training on the </w:t>
      </w:r>
      <w:r w:rsidR="006F2525">
        <w:rPr>
          <w:rFonts w:cs="Times New Roman"/>
          <w:color w:val="0000CC"/>
          <w:szCs w:val="24"/>
          <w:lang w:val="en-GB"/>
        </w:rPr>
        <w:t xml:space="preserve">data generated by the critical state soil models. We have rephrased these sentences to make it </w:t>
      </w:r>
      <w:del w:id="11" w:author="Brian Sheil" w:date="2023-01-13T10:45:00Z">
        <w:r w:rsidR="006F2525" w:rsidDel="004E332D">
          <w:rPr>
            <w:rFonts w:cs="Times New Roman"/>
            <w:color w:val="0000CC"/>
            <w:szCs w:val="24"/>
            <w:lang w:val="en-GB"/>
          </w:rPr>
          <w:delText>more clear</w:delText>
        </w:r>
      </w:del>
      <w:ins w:id="12" w:author="Brian Sheil" w:date="2023-01-13T10:45:00Z">
        <w:r w:rsidR="004E332D">
          <w:rPr>
            <w:rFonts w:cs="Times New Roman"/>
            <w:color w:val="0000CC"/>
            <w:szCs w:val="24"/>
            <w:lang w:val="en-GB"/>
          </w:rPr>
          <w:t>clearer</w:t>
        </w:r>
      </w:ins>
      <w:r w:rsidR="006F2525">
        <w:rPr>
          <w:rFonts w:cs="Times New Roman"/>
          <w:color w:val="0000CC"/>
          <w:szCs w:val="24"/>
          <w:lang w:val="en-GB"/>
        </w:rPr>
        <w:t xml:space="preserve"> </w:t>
      </w:r>
      <w:r w:rsidR="00663C95">
        <w:rPr>
          <w:rFonts w:cs="Times New Roman"/>
          <w:color w:val="0000CC"/>
          <w:szCs w:val="24"/>
          <w:lang w:val="en-GB"/>
        </w:rPr>
        <w:t>(</w:t>
      </w:r>
      <w:r w:rsidR="006F2525">
        <w:rPr>
          <w:rFonts w:cs="Times New Roman"/>
          <w:color w:val="0000CC"/>
          <w:szCs w:val="24"/>
          <w:lang w:val="en-GB"/>
        </w:rPr>
        <w:t>lines</w:t>
      </w:r>
      <w:r w:rsidR="00B00F96">
        <w:rPr>
          <w:rFonts w:cs="Times New Roman"/>
          <w:color w:val="0000CC"/>
          <w:szCs w:val="24"/>
          <w:lang w:val="en-GB"/>
        </w:rPr>
        <w:t xml:space="preserve"> </w:t>
      </w:r>
      <w:r w:rsidR="003A06E5">
        <w:rPr>
          <w:rFonts w:cs="Times New Roman"/>
          <w:color w:val="0000CC"/>
          <w:szCs w:val="24"/>
          <w:lang w:val="en-GB"/>
        </w:rPr>
        <w:t>12-13</w:t>
      </w:r>
      <w:ins w:id="13" w:author="Brian Sheil" w:date="2023-01-13T10:46:00Z">
        <w:r w:rsidR="004E332D">
          <w:rPr>
            <w:rFonts w:cs="Times New Roman"/>
            <w:color w:val="0000CC"/>
            <w:szCs w:val="24"/>
            <w:lang w:val="en-GB"/>
          </w:rPr>
          <w:t>,</w:t>
        </w:r>
      </w:ins>
      <w:ins w:id="14" w:author="Brian Sheil" w:date="2023-01-13T05:44:00Z">
        <w:r w:rsidR="00C0725B">
          <w:rPr>
            <w:rFonts w:cs="Times New Roman"/>
            <w:color w:val="0000CC"/>
            <w:szCs w:val="24"/>
            <w:lang w:val="en-GB"/>
          </w:rPr>
          <w:t xml:space="preserve"> 1</w:t>
        </w:r>
      </w:ins>
      <w:ins w:id="15" w:author="Brian Sheil" w:date="2023-01-13T10:46:00Z">
        <w:r w:rsidR="004E332D">
          <w:rPr>
            <w:rFonts w:cs="Times New Roman"/>
            <w:color w:val="0000CC"/>
            <w:szCs w:val="24"/>
            <w:lang w:val="en-GB"/>
          </w:rPr>
          <w:t>51</w:t>
        </w:r>
      </w:ins>
      <w:ins w:id="16" w:author="Brian Sheil" w:date="2023-01-13T05:45:00Z">
        <w:r w:rsidR="00C0725B">
          <w:rPr>
            <w:rFonts w:cs="Times New Roman"/>
            <w:color w:val="0000CC"/>
            <w:szCs w:val="24"/>
            <w:lang w:val="en-GB"/>
          </w:rPr>
          <w:t>-15</w:t>
        </w:r>
      </w:ins>
      <w:ins w:id="17" w:author="Brian Sheil" w:date="2023-01-13T10:46:00Z">
        <w:r w:rsidR="004E332D">
          <w:rPr>
            <w:rFonts w:cs="Times New Roman"/>
            <w:color w:val="0000CC"/>
            <w:szCs w:val="24"/>
            <w:lang w:val="en-GB"/>
          </w:rPr>
          <w:t>4 and 197-206</w:t>
        </w:r>
      </w:ins>
      <w:r w:rsidR="00663C95">
        <w:rPr>
          <w:rFonts w:cs="Times New Roman"/>
          <w:color w:val="0000CC"/>
          <w:szCs w:val="24"/>
          <w:lang w:val="en-GB"/>
        </w:rPr>
        <w:t>)</w:t>
      </w:r>
      <w:r w:rsidR="00B00F96">
        <w:rPr>
          <w:rFonts w:cs="Times New Roman"/>
          <w:color w:val="0000CC"/>
          <w:szCs w:val="24"/>
          <w:lang w:val="en-GB"/>
        </w:rPr>
        <w:t>.</w:t>
      </w:r>
    </w:p>
    <w:p w14:paraId="0C0F9EBE" w14:textId="77777777" w:rsidR="005A7921" w:rsidRPr="00FB74D6" w:rsidRDefault="005A7921" w:rsidP="005A7921">
      <w:pPr>
        <w:spacing w:line="360" w:lineRule="auto"/>
        <w:rPr>
          <w:rFonts w:cs="Times New Roman"/>
          <w:color w:val="000000"/>
          <w:szCs w:val="24"/>
          <w:shd w:val="clear" w:color="auto" w:fill="FFFFFF"/>
          <w:lang w:val="en-GB"/>
        </w:rPr>
      </w:pPr>
    </w:p>
    <w:p w14:paraId="4E49A395" w14:textId="4A4AF753"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4</w:t>
      </w:r>
      <w:r w:rsidR="005A7921" w:rsidRPr="007E444B">
        <w:rPr>
          <w:rFonts w:cs="Times New Roman"/>
          <w:b/>
          <w:bCs/>
          <w:color w:val="000000"/>
          <w:szCs w:val="24"/>
          <w:shd w:val="clear" w:color="auto" w:fill="FFFFFF"/>
        </w:rPr>
        <w:t>:</w:t>
      </w:r>
      <w:r w:rsidR="005A7921" w:rsidRPr="005A7921">
        <w:rPr>
          <w:rFonts w:cs="Times New Roman"/>
          <w:color w:val="000000"/>
          <w:szCs w:val="24"/>
          <w:shd w:val="clear" w:color="auto" w:fill="FFFFFF"/>
        </w:rPr>
        <w:t xml:space="preserve"> Regarding the statement "the model is also shown to be insensitive to the exact composition of the synthetic…" what was the justification for this assessment?</w:t>
      </w:r>
    </w:p>
    <w:p w14:paraId="68F3422E" w14:textId="77777777" w:rsidR="003E2D97" w:rsidRDefault="003E2D97" w:rsidP="003E2D97">
      <w:pPr>
        <w:spacing w:line="360" w:lineRule="auto"/>
        <w:rPr>
          <w:rFonts w:cs="Times New Roman"/>
          <w:b/>
          <w:color w:val="0000CC"/>
          <w:szCs w:val="24"/>
          <w:u w:val="single"/>
          <w:lang w:val="en-GB"/>
        </w:rPr>
      </w:pPr>
      <w:r w:rsidRPr="00FC72D3">
        <w:rPr>
          <w:rFonts w:cs="Times New Roman"/>
          <w:b/>
          <w:color w:val="0000CC"/>
          <w:szCs w:val="24"/>
          <w:u w:val="single"/>
          <w:lang w:val="en-GB"/>
        </w:rPr>
        <w:lastRenderedPageBreak/>
        <w:t>Reply:</w:t>
      </w:r>
    </w:p>
    <w:p w14:paraId="573EDBB1" w14:textId="4EE77917" w:rsidR="003E2D97" w:rsidRPr="00FB74D6" w:rsidRDefault="007E1477" w:rsidP="003E2D97">
      <w:pPr>
        <w:spacing w:line="360" w:lineRule="auto"/>
        <w:rPr>
          <w:rFonts w:cs="Times New Roman"/>
          <w:color w:val="0000CC"/>
          <w:szCs w:val="24"/>
          <w:lang w:val="en-GB"/>
        </w:rPr>
      </w:pPr>
      <w:r>
        <w:rPr>
          <w:rFonts w:cs="Times New Roman"/>
          <w:color w:val="0000CC"/>
          <w:szCs w:val="24"/>
          <w:lang w:val="en-GB"/>
        </w:rPr>
        <w:t xml:space="preserve">This statement is also based </w:t>
      </w:r>
      <w:ins w:id="18" w:author="Brian Sheil" w:date="2023-01-12T16:34:00Z">
        <w:r w:rsidR="00650D63">
          <w:rPr>
            <w:rFonts w:cs="Times New Roman"/>
            <w:color w:val="0000CC"/>
            <w:szCs w:val="24"/>
            <w:lang w:val="en-GB"/>
          </w:rPr>
          <w:t>on</w:t>
        </w:r>
      </w:ins>
      <w:del w:id="19" w:author="Brian Sheil" w:date="2023-01-12T16:34:00Z">
        <w:r w:rsidDel="00650D63">
          <w:rPr>
            <w:rFonts w:cs="Times New Roman"/>
            <w:color w:val="0000CC"/>
            <w:szCs w:val="24"/>
            <w:lang w:val="en-GB"/>
          </w:rPr>
          <w:delText>in</w:delText>
        </w:r>
      </w:del>
      <w:r>
        <w:rPr>
          <w:rFonts w:cs="Times New Roman"/>
          <w:color w:val="0000CC"/>
          <w:szCs w:val="24"/>
          <w:lang w:val="en-GB"/>
        </w:rPr>
        <w:t xml:space="preserve"> the results presented </w:t>
      </w:r>
      <w:r w:rsidR="008D557D">
        <w:rPr>
          <w:rFonts w:cs="Times New Roman"/>
          <w:color w:val="0000CC"/>
          <w:szCs w:val="24"/>
          <w:lang w:val="en-GB"/>
        </w:rPr>
        <w:t>in the section “</w:t>
      </w:r>
      <w:r w:rsidR="008D557D" w:rsidRPr="006F2525">
        <w:rPr>
          <w:rFonts w:cs="Times New Roman"/>
          <w:color w:val="0000CC"/>
          <w:szCs w:val="24"/>
          <w:lang w:val="en-GB"/>
        </w:rPr>
        <w:t>Influence of base constitutive model</w:t>
      </w:r>
      <w:r w:rsidR="008D557D">
        <w:rPr>
          <w:rFonts w:cs="Times New Roman"/>
          <w:color w:val="0000CC"/>
          <w:szCs w:val="24"/>
          <w:lang w:val="en-GB"/>
        </w:rPr>
        <w:t xml:space="preserve">” </w:t>
      </w:r>
      <w:r>
        <w:rPr>
          <w:rFonts w:cs="Times New Roman"/>
          <w:color w:val="0000CC"/>
          <w:szCs w:val="24"/>
          <w:lang w:val="en-GB"/>
        </w:rPr>
        <w:t xml:space="preserve">and specifically </w:t>
      </w:r>
      <w:r w:rsidR="008D557D">
        <w:rPr>
          <w:rFonts w:cs="Times New Roman"/>
          <w:color w:val="0000CC"/>
          <w:szCs w:val="24"/>
          <w:lang w:val="en-GB"/>
        </w:rPr>
        <w:t>Fig. 1</w:t>
      </w:r>
      <w:r w:rsidR="003E6EFD">
        <w:rPr>
          <w:rFonts w:cs="Times New Roman"/>
          <w:color w:val="0000CC"/>
          <w:szCs w:val="24"/>
          <w:lang w:val="en-GB"/>
        </w:rPr>
        <w:t>3</w:t>
      </w:r>
      <w:r>
        <w:rPr>
          <w:rFonts w:cs="Times New Roman"/>
          <w:color w:val="0000CC"/>
          <w:szCs w:val="24"/>
          <w:lang w:val="en-GB"/>
        </w:rPr>
        <w:t>.</w:t>
      </w:r>
      <w:r w:rsidR="008D557D">
        <w:rPr>
          <w:rFonts w:cs="Times New Roman"/>
          <w:color w:val="0000CC"/>
          <w:szCs w:val="24"/>
          <w:lang w:val="en-GB"/>
        </w:rPr>
        <w:t xml:space="preserve"> </w:t>
      </w:r>
      <w:r>
        <w:rPr>
          <w:rFonts w:cs="Times New Roman"/>
          <w:color w:val="0000CC"/>
          <w:szCs w:val="24"/>
          <w:lang w:val="en-GB"/>
        </w:rPr>
        <w:t xml:space="preserve">The results show that the </w:t>
      </w:r>
      <w:r w:rsidR="008D557D">
        <w:rPr>
          <w:rFonts w:cs="Times New Roman"/>
          <w:color w:val="0000CC"/>
          <w:szCs w:val="24"/>
          <w:lang w:val="en-GB"/>
        </w:rPr>
        <w:t xml:space="preserve">final performance of </w:t>
      </w:r>
      <w:ins w:id="20" w:author="Brian Sheil" w:date="2023-01-12T16:34:00Z">
        <w:r w:rsidR="00650D63">
          <w:rPr>
            <w:rFonts w:cs="Times New Roman"/>
            <w:color w:val="0000CC"/>
            <w:szCs w:val="24"/>
            <w:lang w:val="en-GB"/>
          </w:rPr>
          <w:t xml:space="preserve">the </w:t>
        </w:r>
      </w:ins>
      <w:r w:rsidR="008D557D">
        <w:rPr>
          <w:rFonts w:cs="Times New Roman"/>
          <w:color w:val="0000CC"/>
          <w:szCs w:val="24"/>
          <w:lang w:val="en-GB"/>
        </w:rPr>
        <w:t xml:space="preserve">MRNN </w:t>
      </w:r>
      <w:ins w:id="21" w:author="Brian Sheil" w:date="2023-01-12T16:34:00Z">
        <w:r w:rsidR="00650D63">
          <w:rPr>
            <w:rFonts w:cs="Times New Roman"/>
            <w:color w:val="0000CC"/>
            <w:szCs w:val="24"/>
            <w:lang w:val="en-GB"/>
          </w:rPr>
          <w:t xml:space="preserve">is similar, regardless of the underpinning constitutive model or parameter set using for the </w:t>
        </w:r>
      </w:ins>
      <w:ins w:id="22" w:author="Brian Sheil" w:date="2023-01-12T16:35:00Z">
        <w:r w:rsidR="00650D63">
          <w:rPr>
            <w:rFonts w:cs="Times New Roman"/>
            <w:color w:val="0000CC"/>
            <w:szCs w:val="24"/>
            <w:lang w:val="en-GB"/>
          </w:rPr>
          <w:t>first phase of training</w:t>
        </w:r>
      </w:ins>
      <w:del w:id="23" w:author="Brian Sheil" w:date="2023-01-12T16:35:00Z">
        <w:r w:rsidR="008D557D" w:rsidDel="00650D63">
          <w:rPr>
            <w:rFonts w:cs="Times New Roman"/>
            <w:color w:val="0000CC"/>
            <w:szCs w:val="24"/>
            <w:lang w:val="en-GB"/>
          </w:rPr>
          <w:delText>developed based on different synthetic data is roughly the same</w:delText>
        </w:r>
      </w:del>
      <w:r w:rsidR="008D557D">
        <w:rPr>
          <w:rFonts w:cs="Times New Roman"/>
          <w:color w:val="0000CC"/>
          <w:szCs w:val="24"/>
          <w:lang w:val="en-GB"/>
        </w:rPr>
        <w:t>.</w:t>
      </w:r>
      <w:ins w:id="24" w:author="Brian Sheil" w:date="2023-01-12T16:35:00Z">
        <w:r w:rsidR="00650D63">
          <w:rPr>
            <w:rFonts w:cs="Times New Roman"/>
            <w:color w:val="0000CC"/>
            <w:szCs w:val="24"/>
            <w:lang w:val="en-GB"/>
          </w:rPr>
          <w:t xml:space="preserve"> </w:t>
        </w:r>
      </w:ins>
      <w:del w:id="25" w:author="Brian Sheil" w:date="2023-01-13T05:46:00Z">
        <w:r w:rsidR="008D557D" w:rsidDel="00C0725B">
          <w:rPr>
            <w:rFonts w:cs="Times New Roman"/>
            <w:color w:val="0000CC"/>
            <w:szCs w:val="24"/>
            <w:lang w:val="en-GB"/>
          </w:rPr>
          <w:delText xml:space="preserve"> </w:delText>
        </w:r>
      </w:del>
    </w:p>
    <w:p w14:paraId="7A156CAF" w14:textId="77777777" w:rsidR="005A7921" w:rsidRPr="003E2D97" w:rsidRDefault="005A7921" w:rsidP="005A7921">
      <w:pPr>
        <w:spacing w:line="360" w:lineRule="auto"/>
        <w:rPr>
          <w:rFonts w:cs="Times New Roman"/>
          <w:color w:val="000000"/>
          <w:szCs w:val="24"/>
          <w:shd w:val="clear" w:color="auto" w:fill="FFFFFF"/>
          <w:lang w:val="en-GB"/>
        </w:rPr>
      </w:pPr>
    </w:p>
    <w:p w14:paraId="22F76272" w14:textId="15456733"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5</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Lines 125 - 126: How do you verify that it is identifying the appropriate cause-effect relationship?</w:t>
      </w:r>
    </w:p>
    <w:p w14:paraId="00505F55" w14:textId="77777777" w:rsidR="008D557D" w:rsidRDefault="008D557D" w:rsidP="008D557D">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0E22B257" w14:textId="50A0CAF1" w:rsidR="00BC0AC9" w:rsidRPr="00FB74D6" w:rsidRDefault="00D90C6D" w:rsidP="00BC0AC9">
      <w:pPr>
        <w:spacing w:line="360" w:lineRule="auto"/>
        <w:rPr>
          <w:rFonts w:cs="Times New Roman"/>
          <w:color w:val="0000CC"/>
          <w:szCs w:val="24"/>
          <w:lang w:val="en-GB"/>
        </w:rPr>
      </w:pPr>
      <w:r>
        <w:rPr>
          <w:rFonts w:cs="Times New Roman"/>
          <w:color w:val="0000CC"/>
          <w:szCs w:val="24"/>
          <w:lang w:val="en-GB"/>
        </w:rPr>
        <w:t>Th</w:t>
      </w:r>
      <w:ins w:id="26" w:author="Brian Sheil" w:date="2023-01-12T16:36:00Z">
        <w:r w:rsidR="00650D63">
          <w:rPr>
            <w:rFonts w:cs="Times New Roman"/>
            <w:color w:val="0000CC"/>
            <w:szCs w:val="24"/>
            <w:lang w:val="en-GB"/>
          </w:rPr>
          <w:t>is</w:t>
        </w:r>
      </w:ins>
      <w:del w:id="27" w:author="Brian Sheil" w:date="2023-01-12T16:36:00Z">
        <w:r w:rsidDel="00650D63">
          <w:rPr>
            <w:rFonts w:cs="Times New Roman"/>
            <w:color w:val="0000CC"/>
            <w:szCs w:val="24"/>
            <w:lang w:val="en-GB"/>
          </w:rPr>
          <w:delText>e</w:delText>
        </w:r>
      </w:del>
      <w:r>
        <w:rPr>
          <w:rFonts w:cs="Times New Roman"/>
          <w:color w:val="0000CC"/>
          <w:szCs w:val="24"/>
          <w:lang w:val="en-GB"/>
        </w:rPr>
        <w:t xml:space="preserve"> </w:t>
      </w:r>
      <w:del w:id="28" w:author="Brian Sheil" w:date="2023-01-12T16:36:00Z">
        <w:r w:rsidDel="00650D63">
          <w:rPr>
            <w:rFonts w:cs="Times New Roman"/>
            <w:color w:val="0000CC"/>
            <w:szCs w:val="24"/>
            <w:lang w:val="en-GB"/>
          </w:rPr>
          <w:delText xml:space="preserve">correction is judged </w:delText>
        </w:r>
      </w:del>
      <w:ins w:id="29" w:author="Brian Sheil" w:date="2023-01-12T16:36:00Z">
        <w:r w:rsidR="00650D63">
          <w:rPr>
            <w:rFonts w:cs="Times New Roman"/>
            <w:color w:val="0000CC"/>
            <w:szCs w:val="24"/>
            <w:lang w:val="en-GB"/>
          </w:rPr>
          <w:t xml:space="preserve">judgement is </w:t>
        </w:r>
      </w:ins>
      <w:r>
        <w:rPr>
          <w:rFonts w:cs="Times New Roman"/>
          <w:color w:val="0000CC"/>
          <w:szCs w:val="24"/>
          <w:lang w:val="en-GB"/>
        </w:rPr>
        <w:t xml:space="preserve">based on the </w:t>
      </w:r>
      <w:ins w:id="30" w:author="Brian Sheil" w:date="2023-01-12T16:36:00Z">
        <w:r w:rsidR="00650D63">
          <w:rPr>
            <w:rFonts w:cs="Times New Roman"/>
            <w:color w:val="0000CC"/>
            <w:szCs w:val="24"/>
            <w:lang w:val="en-GB"/>
          </w:rPr>
          <w:t xml:space="preserve">model </w:t>
        </w:r>
      </w:ins>
      <w:r>
        <w:rPr>
          <w:rFonts w:cs="Times New Roman"/>
          <w:color w:val="0000CC"/>
          <w:szCs w:val="24"/>
          <w:lang w:val="en-GB"/>
        </w:rPr>
        <w:t xml:space="preserve">performance on the </w:t>
      </w:r>
      <w:r w:rsidR="00F107DE">
        <w:rPr>
          <w:rFonts w:cs="Times New Roman"/>
          <w:color w:val="0000CC"/>
          <w:szCs w:val="24"/>
          <w:lang w:val="en-GB"/>
        </w:rPr>
        <w:t xml:space="preserve">unseen </w:t>
      </w:r>
      <w:ins w:id="31" w:author="Brian Sheil" w:date="2023-01-12T16:36:00Z">
        <w:r w:rsidR="00650D63">
          <w:rPr>
            <w:rFonts w:cs="Times New Roman"/>
            <w:color w:val="0000CC"/>
            <w:szCs w:val="24"/>
            <w:lang w:val="en-GB"/>
          </w:rPr>
          <w:t xml:space="preserve">‘testing’ </w:t>
        </w:r>
      </w:ins>
      <w:r w:rsidR="00F107DE">
        <w:rPr>
          <w:rFonts w:cs="Times New Roman"/>
          <w:color w:val="0000CC"/>
          <w:szCs w:val="24"/>
          <w:lang w:val="en-GB"/>
        </w:rPr>
        <w:t xml:space="preserve">data and </w:t>
      </w:r>
      <w:del w:id="32" w:author="Brian Sheil" w:date="2023-01-12T16:37:00Z">
        <w:r w:rsidR="00F107DE" w:rsidDel="00650D63">
          <w:rPr>
            <w:rFonts w:cs="Times New Roman"/>
            <w:color w:val="0000CC"/>
            <w:szCs w:val="24"/>
            <w:lang w:val="en-GB"/>
          </w:rPr>
          <w:delText xml:space="preserve">generally </w:delText>
        </w:r>
      </w:del>
      <w:r w:rsidR="00F107DE">
        <w:rPr>
          <w:rFonts w:cs="Times New Roman"/>
          <w:color w:val="0000CC"/>
          <w:szCs w:val="24"/>
          <w:lang w:val="en-GB"/>
        </w:rPr>
        <w:t>quantifi</w:t>
      </w:r>
      <w:ins w:id="33" w:author="Brian Sheil" w:date="2023-01-12T16:36:00Z">
        <w:r w:rsidR="00650D63">
          <w:rPr>
            <w:rFonts w:cs="Times New Roman"/>
            <w:color w:val="0000CC"/>
            <w:szCs w:val="24"/>
            <w:lang w:val="en-GB"/>
          </w:rPr>
          <w:t>ed</w:t>
        </w:r>
      </w:ins>
      <w:ins w:id="34" w:author="Brian Sheil" w:date="2023-01-12T16:37:00Z">
        <w:r w:rsidR="00650D63">
          <w:rPr>
            <w:rFonts w:cs="Times New Roman"/>
            <w:color w:val="0000CC"/>
            <w:szCs w:val="24"/>
            <w:lang w:val="en-GB"/>
          </w:rPr>
          <w:t xml:space="preserve"> using</w:t>
        </w:r>
      </w:ins>
      <w:del w:id="35" w:author="Brian Sheil" w:date="2023-01-12T16:36:00Z">
        <w:r w:rsidR="00F107DE" w:rsidDel="00650D63">
          <w:rPr>
            <w:rFonts w:cs="Times New Roman"/>
            <w:color w:val="0000CC"/>
            <w:szCs w:val="24"/>
            <w:lang w:val="en-GB"/>
          </w:rPr>
          <w:delText>cation</w:delText>
        </w:r>
      </w:del>
      <w:r w:rsidR="00F107DE">
        <w:rPr>
          <w:rFonts w:cs="Times New Roman"/>
          <w:color w:val="0000CC"/>
          <w:szCs w:val="24"/>
          <w:lang w:val="en-GB"/>
        </w:rPr>
        <w:t xml:space="preserve"> indicators such as </w:t>
      </w:r>
      <w:ins w:id="36" w:author="Brian Sheil" w:date="2023-01-12T16:37:00Z">
        <w:r w:rsidR="00650D63">
          <w:rPr>
            <w:rFonts w:cs="Times New Roman"/>
            <w:color w:val="0000CC"/>
            <w:szCs w:val="24"/>
            <w:lang w:val="en-GB"/>
          </w:rPr>
          <w:t xml:space="preserve">the </w:t>
        </w:r>
      </w:ins>
      <w:r w:rsidR="00F107DE">
        <w:rPr>
          <w:rFonts w:cs="Times New Roman"/>
          <w:color w:val="0000CC"/>
          <w:szCs w:val="24"/>
          <w:lang w:val="en-GB"/>
        </w:rPr>
        <w:t>mean squared error and mean absolute percentage error</w:t>
      </w:r>
      <w:ins w:id="37" w:author="Brian Sheil" w:date="2023-01-12T16:37:00Z">
        <w:r w:rsidR="00650D63">
          <w:rPr>
            <w:rFonts w:cs="Times New Roman"/>
            <w:color w:val="0000CC"/>
            <w:szCs w:val="24"/>
            <w:lang w:val="en-GB"/>
          </w:rPr>
          <w:t>, as is typical in the machine learning field</w:t>
        </w:r>
      </w:ins>
      <w:del w:id="38" w:author="Brian Sheil" w:date="2023-01-12T16:37:00Z">
        <w:r w:rsidR="00F107DE" w:rsidDel="00650D63">
          <w:rPr>
            <w:rFonts w:cs="Times New Roman"/>
            <w:color w:val="0000CC"/>
            <w:szCs w:val="24"/>
            <w:lang w:val="en-GB"/>
          </w:rPr>
          <w:delText xml:space="preserve"> are also used to evaluate the performance of data-driven models</w:delText>
        </w:r>
      </w:del>
      <w:r w:rsidR="00F107DE">
        <w:rPr>
          <w:rFonts w:cs="Times New Roman"/>
          <w:color w:val="0000CC"/>
          <w:szCs w:val="24"/>
          <w:lang w:val="en-GB"/>
        </w:rPr>
        <w:t xml:space="preserve">. We have </w:t>
      </w:r>
      <w:del w:id="39" w:author="Brian Sheil" w:date="2023-01-13T05:46:00Z">
        <w:r w:rsidR="00F107DE" w:rsidDel="00C0725B">
          <w:rPr>
            <w:rFonts w:cs="Times New Roman"/>
            <w:color w:val="0000CC"/>
            <w:szCs w:val="24"/>
            <w:lang w:val="en-GB"/>
          </w:rPr>
          <w:delText xml:space="preserve">rephrased </w:delText>
        </w:r>
      </w:del>
      <w:ins w:id="40" w:author="Brian Sheil" w:date="2023-01-13T05:46:00Z">
        <w:r w:rsidR="00C0725B">
          <w:rPr>
            <w:rFonts w:cs="Times New Roman"/>
            <w:color w:val="0000CC"/>
            <w:szCs w:val="24"/>
            <w:lang w:val="en-GB"/>
          </w:rPr>
          <w:t>clarified</w:t>
        </w:r>
        <w:r w:rsidR="00C0725B">
          <w:rPr>
            <w:rFonts w:cs="Times New Roman"/>
            <w:color w:val="0000CC"/>
            <w:szCs w:val="24"/>
            <w:lang w:val="en-GB"/>
          </w:rPr>
          <w:t xml:space="preserve"> </w:t>
        </w:r>
      </w:ins>
      <w:r w:rsidR="00F107DE">
        <w:rPr>
          <w:rFonts w:cs="Times New Roman"/>
          <w:color w:val="0000CC"/>
          <w:szCs w:val="24"/>
          <w:lang w:val="en-GB"/>
        </w:rPr>
        <w:t>th</w:t>
      </w:r>
      <w:ins w:id="41" w:author="Brian Sheil" w:date="2023-01-12T16:37:00Z">
        <w:r w:rsidR="00650D63">
          <w:rPr>
            <w:rFonts w:cs="Times New Roman"/>
            <w:color w:val="0000CC"/>
            <w:szCs w:val="24"/>
            <w:lang w:val="en-GB"/>
          </w:rPr>
          <w:t>is</w:t>
        </w:r>
      </w:ins>
      <w:del w:id="42" w:author="Brian Sheil" w:date="2023-01-12T16:37:00Z">
        <w:r w:rsidR="00F107DE" w:rsidDel="00650D63">
          <w:rPr>
            <w:rFonts w:cs="Times New Roman"/>
            <w:color w:val="0000CC"/>
            <w:szCs w:val="24"/>
            <w:lang w:val="en-GB"/>
          </w:rPr>
          <w:delText>e</w:delText>
        </w:r>
      </w:del>
      <w:r w:rsidR="00F107DE">
        <w:rPr>
          <w:rFonts w:cs="Times New Roman"/>
          <w:color w:val="0000CC"/>
          <w:szCs w:val="24"/>
          <w:lang w:val="en-GB"/>
        </w:rPr>
        <w:t xml:space="preserve"> sentence</w:t>
      </w:r>
      <w:ins w:id="43" w:author="Brian Sheil" w:date="2023-01-12T16:37:00Z">
        <w:r w:rsidR="00650D63">
          <w:rPr>
            <w:rFonts w:cs="Times New Roman"/>
            <w:color w:val="0000CC"/>
            <w:szCs w:val="24"/>
            <w:lang w:val="en-GB"/>
          </w:rPr>
          <w:t>,</w:t>
        </w:r>
      </w:ins>
      <w:r w:rsidR="00F107DE">
        <w:rPr>
          <w:rFonts w:cs="Times New Roman"/>
          <w:color w:val="0000CC"/>
          <w:szCs w:val="24"/>
          <w:lang w:val="en-GB"/>
        </w:rPr>
        <w:t xml:space="preserve"> as shown in lines</w:t>
      </w:r>
      <w:r w:rsidR="000A2321">
        <w:rPr>
          <w:rFonts w:cs="Times New Roman"/>
          <w:color w:val="0000CC"/>
          <w:szCs w:val="24"/>
          <w:lang w:val="en-GB"/>
        </w:rPr>
        <w:t xml:space="preserve"> </w:t>
      </w:r>
      <w:r w:rsidR="003A06E5">
        <w:rPr>
          <w:rFonts w:cs="Times New Roman"/>
          <w:color w:val="0000CC"/>
          <w:szCs w:val="24"/>
          <w:lang w:val="en-GB"/>
        </w:rPr>
        <w:t>101-102</w:t>
      </w:r>
      <w:r w:rsidR="000A2321">
        <w:rPr>
          <w:rFonts w:cs="Times New Roman"/>
          <w:color w:val="0000CC"/>
          <w:szCs w:val="24"/>
          <w:lang w:val="en-GB"/>
        </w:rPr>
        <w:t>.</w:t>
      </w:r>
    </w:p>
    <w:p w14:paraId="07888669" w14:textId="77777777" w:rsidR="005A7921" w:rsidRPr="00BC0AC9" w:rsidRDefault="005A7921" w:rsidP="005A7921">
      <w:pPr>
        <w:spacing w:line="360" w:lineRule="auto"/>
        <w:rPr>
          <w:rFonts w:cs="Times New Roman"/>
          <w:color w:val="000000"/>
          <w:szCs w:val="24"/>
          <w:shd w:val="clear" w:color="auto" w:fill="FFFFFF"/>
          <w:lang w:val="en-GB"/>
        </w:rPr>
      </w:pPr>
    </w:p>
    <w:p w14:paraId="1B991934" w14:textId="4AC3EC8C"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6</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Lines 143 - 146: But if the dataset is not large enough then the high-fidelity model will be "off" so comparing it to the low fidelity will also be "off" if used as a calibration reference. So how is this addressed? DO you gather a large amount of data to start with? if so what is the threshold that determines a "sufficiently large" dataset?</w:t>
      </w:r>
    </w:p>
    <w:p w14:paraId="7D9D985F" w14:textId="77777777" w:rsidR="00285DC5" w:rsidRDefault="00285DC5" w:rsidP="00285DC5">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5B689610" w14:textId="76DFF61E" w:rsidR="005A7921" w:rsidRDefault="001B48A4" w:rsidP="005A7921">
      <w:pPr>
        <w:spacing w:line="360" w:lineRule="auto"/>
        <w:rPr>
          <w:rFonts w:cs="Times New Roman"/>
          <w:color w:val="0000CC"/>
          <w:szCs w:val="24"/>
          <w:lang w:val="en-GB"/>
        </w:rPr>
      </w:pPr>
      <w:del w:id="44" w:author="Brian Sheil" w:date="2023-01-12T16:38:00Z">
        <w:r w:rsidDel="00650D63">
          <w:rPr>
            <w:rFonts w:cs="Times New Roman"/>
            <w:color w:val="0000CC"/>
            <w:szCs w:val="24"/>
            <w:lang w:val="en-GB"/>
          </w:rPr>
          <w:delText>Thanks to reviewer’s constructive comment</w:delText>
        </w:r>
      </w:del>
      <w:ins w:id="45" w:author="Brian Sheil" w:date="2023-01-12T16:38:00Z">
        <w:r w:rsidR="00650D63">
          <w:rPr>
            <w:rFonts w:cs="Times New Roman"/>
            <w:color w:val="0000CC"/>
            <w:szCs w:val="24"/>
            <w:lang w:val="en-GB"/>
          </w:rPr>
          <w:t>This is an important point</w:t>
        </w:r>
      </w:ins>
      <w:r>
        <w:rPr>
          <w:rFonts w:cs="Times New Roman"/>
          <w:color w:val="0000CC"/>
          <w:szCs w:val="24"/>
          <w:lang w:val="en-GB"/>
        </w:rPr>
        <w:t>.</w:t>
      </w:r>
      <w:r w:rsidR="00A41D27">
        <w:rPr>
          <w:rFonts w:cs="Times New Roman"/>
          <w:color w:val="0000CC"/>
          <w:szCs w:val="24"/>
          <w:lang w:val="en-GB"/>
        </w:rPr>
        <w:t xml:space="preserve"> </w:t>
      </w:r>
      <w:ins w:id="46" w:author="Brian Sheil" w:date="2023-01-12T16:56:00Z">
        <w:r w:rsidR="00347C4B">
          <w:rPr>
            <w:rFonts w:cs="Times New Roman"/>
            <w:i/>
            <w:iCs/>
            <w:color w:val="0000CC"/>
            <w:szCs w:val="24"/>
            <w:lang w:val="en-GB"/>
          </w:rPr>
          <w:t>Any</w:t>
        </w:r>
        <w:r w:rsidR="00347C4B">
          <w:rPr>
            <w:rFonts w:cs="Times New Roman"/>
            <w:color w:val="0000CC"/>
            <w:szCs w:val="24"/>
            <w:lang w:val="en-GB"/>
          </w:rPr>
          <w:t xml:space="preserve"> constitutive model requires a certain amount of data for validation which is inevitably dependent on the model itself. </w:t>
        </w:r>
      </w:ins>
      <w:del w:id="47" w:author="Brian Sheil" w:date="2023-01-12T16:44:00Z">
        <w:r w:rsidR="00A41D27" w:rsidDel="00793A18">
          <w:rPr>
            <w:rFonts w:cs="Times New Roman"/>
            <w:color w:val="0000CC"/>
            <w:szCs w:val="24"/>
            <w:lang w:val="en-GB"/>
          </w:rPr>
          <w:delText>The start point of this research work is that</w:delText>
        </w:r>
      </w:del>
      <w:ins w:id="48" w:author="Brian Sheil" w:date="2023-01-12T16:44:00Z">
        <w:r w:rsidR="00793A18">
          <w:rPr>
            <w:rFonts w:cs="Times New Roman"/>
            <w:color w:val="0000CC"/>
            <w:szCs w:val="24"/>
            <w:lang w:val="en-GB"/>
          </w:rPr>
          <w:t>Our research has shown that</w:t>
        </w:r>
      </w:ins>
      <w:r w:rsidR="00A41D27">
        <w:rPr>
          <w:rFonts w:cs="Times New Roman"/>
          <w:color w:val="0000CC"/>
          <w:szCs w:val="24"/>
          <w:lang w:val="en-GB"/>
        </w:rPr>
        <w:t xml:space="preserve"> MCC-MR-NN can be well calibrated and </w:t>
      </w:r>
      <w:del w:id="49" w:author="Brian Sheil" w:date="2023-01-12T16:57:00Z">
        <w:r w:rsidR="00A41D27" w:rsidRPr="00347C4B" w:rsidDel="00347C4B">
          <w:rPr>
            <w:rFonts w:cs="Times New Roman"/>
            <w:i/>
            <w:iCs/>
            <w:color w:val="0000CC"/>
            <w:szCs w:val="24"/>
            <w:lang w:val="en-GB"/>
            <w:rPrChange w:id="50" w:author="Brian Sheil" w:date="2023-01-12T16:57:00Z">
              <w:rPr>
                <w:rFonts w:cs="Times New Roman"/>
                <w:color w:val="0000CC"/>
                <w:szCs w:val="24"/>
                <w:lang w:val="en-GB"/>
              </w:rPr>
            </w:rPrChange>
          </w:rPr>
          <w:delText>achieve</w:delText>
        </w:r>
      </w:del>
      <w:del w:id="51" w:author="Brian Sheil" w:date="2023-01-12T16:44:00Z">
        <w:r w:rsidR="00A41D27" w:rsidRPr="00347C4B" w:rsidDel="00793A18">
          <w:rPr>
            <w:rFonts w:cs="Times New Roman"/>
            <w:i/>
            <w:iCs/>
            <w:color w:val="0000CC"/>
            <w:szCs w:val="24"/>
            <w:lang w:val="en-GB"/>
            <w:rPrChange w:id="52" w:author="Brian Sheil" w:date="2023-01-12T16:57:00Z">
              <w:rPr>
                <w:rFonts w:cs="Times New Roman"/>
                <w:color w:val="0000CC"/>
                <w:szCs w:val="24"/>
                <w:lang w:val="en-GB"/>
              </w:rPr>
            </w:rPrChange>
          </w:rPr>
          <w:delText>d</w:delText>
        </w:r>
      </w:del>
      <w:del w:id="53" w:author="Brian Sheil" w:date="2023-01-12T16:57:00Z">
        <w:r w:rsidR="00A41D27" w:rsidRPr="00347C4B" w:rsidDel="00347C4B">
          <w:rPr>
            <w:rFonts w:cs="Times New Roman"/>
            <w:i/>
            <w:iCs/>
            <w:color w:val="0000CC"/>
            <w:szCs w:val="24"/>
            <w:lang w:val="en-GB"/>
            <w:rPrChange w:id="54" w:author="Brian Sheil" w:date="2023-01-12T16:57:00Z">
              <w:rPr>
                <w:rFonts w:cs="Times New Roman"/>
                <w:color w:val="0000CC"/>
                <w:szCs w:val="24"/>
                <w:lang w:val="en-GB"/>
              </w:rPr>
            </w:rPrChange>
          </w:rPr>
          <w:delText xml:space="preserve"> </w:delText>
        </w:r>
      </w:del>
      <w:del w:id="55" w:author="Brian Sheil" w:date="2023-01-12T16:44:00Z">
        <w:r w:rsidR="00A41D27" w:rsidRPr="00347C4B" w:rsidDel="00793A18">
          <w:rPr>
            <w:rFonts w:cs="Times New Roman"/>
            <w:i/>
            <w:iCs/>
            <w:color w:val="0000CC"/>
            <w:szCs w:val="24"/>
            <w:lang w:val="en-GB"/>
            <w:rPrChange w:id="56" w:author="Brian Sheil" w:date="2023-01-12T16:57:00Z">
              <w:rPr>
                <w:rFonts w:cs="Times New Roman"/>
                <w:color w:val="0000CC"/>
                <w:szCs w:val="24"/>
                <w:lang w:val="en-GB"/>
              </w:rPr>
            </w:rPrChange>
          </w:rPr>
          <w:delText xml:space="preserve">the competitive </w:delText>
        </w:r>
      </w:del>
      <w:del w:id="57" w:author="Brian Sheil" w:date="2023-01-12T16:57:00Z">
        <w:r w:rsidR="00A41D27" w:rsidRPr="00347C4B" w:rsidDel="00347C4B">
          <w:rPr>
            <w:rFonts w:cs="Times New Roman"/>
            <w:i/>
            <w:iCs/>
            <w:color w:val="0000CC"/>
            <w:szCs w:val="24"/>
            <w:lang w:val="en-GB"/>
            <w:rPrChange w:id="58" w:author="Brian Sheil" w:date="2023-01-12T16:57:00Z">
              <w:rPr>
                <w:rFonts w:cs="Times New Roman"/>
                <w:color w:val="0000CC"/>
                <w:szCs w:val="24"/>
                <w:lang w:val="en-GB"/>
              </w:rPr>
            </w:rPrChange>
          </w:rPr>
          <w:delText>performance wit</w:delText>
        </w:r>
      </w:del>
      <w:ins w:id="59" w:author="Brian Sheil" w:date="2023-01-12T16:57:00Z">
        <w:r w:rsidR="00347C4B">
          <w:rPr>
            <w:rFonts w:cs="Times New Roman"/>
            <w:i/>
            <w:iCs/>
            <w:color w:val="0000CC"/>
            <w:szCs w:val="24"/>
            <w:lang w:val="en-GB"/>
          </w:rPr>
          <w:t>outperform</w:t>
        </w:r>
      </w:ins>
      <w:ins w:id="60" w:author="Brian Sheil" w:date="2023-01-13T05:48:00Z">
        <w:r w:rsidR="005C2E77">
          <w:rPr>
            <w:rFonts w:cs="Times New Roman"/>
            <w:i/>
            <w:iCs/>
            <w:color w:val="0000CC"/>
            <w:szCs w:val="24"/>
            <w:lang w:val="en-GB"/>
          </w:rPr>
          <w:t>s</w:t>
        </w:r>
      </w:ins>
      <w:del w:id="61" w:author="Brian Sheil" w:date="2023-01-12T16:57:00Z">
        <w:r w:rsidR="00A41D27" w:rsidDel="00347C4B">
          <w:rPr>
            <w:rFonts w:cs="Times New Roman"/>
            <w:color w:val="0000CC"/>
            <w:szCs w:val="24"/>
            <w:lang w:val="en-GB"/>
          </w:rPr>
          <w:delText>h</w:delText>
        </w:r>
      </w:del>
      <w:r w:rsidR="00A41D27">
        <w:rPr>
          <w:rFonts w:cs="Times New Roman"/>
          <w:color w:val="0000CC"/>
          <w:szCs w:val="24"/>
          <w:lang w:val="en-GB"/>
        </w:rPr>
        <w:t xml:space="preserve"> conventional const</w:t>
      </w:r>
      <w:ins w:id="62" w:author="Brian Sheil" w:date="2023-01-13T05:29:00Z">
        <w:r w:rsidR="00FE0DF6">
          <w:rPr>
            <w:rFonts w:cs="Times New Roman"/>
            <w:color w:val="0000CC"/>
            <w:szCs w:val="24"/>
            <w:lang w:val="en-GB"/>
          </w:rPr>
          <w:t>i</w:t>
        </w:r>
      </w:ins>
      <w:del w:id="63" w:author="Brian Sheil" w:date="2023-01-13T05:29:00Z">
        <w:r w:rsidR="00A41D27" w:rsidDel="00FE0DF6">
          <w:rPr>
            <w:rFonts w:cs="Times New Roman"/>
            <w:color w:val="0000CC"/>
            <w:szCs w:val="24"/>
            <w:lang w:val="en-GB"/>
          </w:rPr>
          <w:delText>u</w:delText>
        </w:r>
      </w:del>
      <w:r w:rsidR="00A41D27">
        <w:rPr>
          <w:rFonts w:cs="Times New Roman"/>
          <w:color w:val="0000CC"/>
          <w:szCs w:val="24"/>
          <w:lang w:val="en-GB"/>
        </w:rPr>
        <w:t>t</w:t>
      </w:r>
      <w:ins w:id="64" w:author="Brian Sheil" w:date="2023-01-13T05:30:00Z">
        <w:r w:rsidR="00FE0DF6">
          <w:rPr>
            <w:rFonts w:cs="Times New Roman"/>
            <w:color w:val="0000CC"/>
            <w:szCs w:val="24"/>
            <w:lang w:val="en-GB"/>
          </w:rPr>
          <w:t>u</w:t>
        </w:r>
      </w:ins>
      <w:del w:id="65" w:author="Brian Sheil" w:date="2023-01-13T05:29:00Z">
        <w:r w:rsidR="00A41D27" w:rsidDel="00FE0DF6">
          <w:rPr>
            <w:rFonts w:cs="Times New Roman"/>
            <w:color w:val="0000CC"/>
            <w:szCs w:val="24"/>
            <w:lang w:val="en-GB"/>
          </w:rPr>
          <w:delText>i</w:delText>
        </w:r>
      </w:del>
      <w:r w:rsidR="00A41D27">
        <w:rPr>
          <w:rFonts w:cs="Times New Roman"/>
          <w:color w:val="0000CC"/>
          <w:szCs w:val="24"/>
          <w:lang w:val="en-GB"/>
        </w:rPr>
        <w:t>t</w:t>
      </w:r>
      <w:ins w:id="66" w:author="Brian Sheil" w:date="2023-01-13T05:30:00Z">
        <w:r w:rsidR="00FE0DF6">
          <w:rPr>
            <w:rFonts w:cs="Times New Roman"/>
            <w:color w:val="0000CC"/>
            <w:szCs w:val="24"/>
            <w:lang w:val="en-GB"/>
          </w:rPr>
          <w:t>i</w:t>
        </w:r>
      </w:ins>
      <w:del w:id="67" w:author="Brian Sheil" w:date="2023-01-13T05:30:00Z">
        <w:r w:rsidR="00A41D27" w:rsidDel="00FE0DF6">
          <w:rPr>
            <w:rFonts w:cs="Times New Roman"/>
            <w:color w:val="0000CC"/>
            <w:szCs w:val="24"/>
            <w:lang w:val="en-GB"/>
          </w:rPr>
          <w:delText>u</w:delText>
        </w:r>
      </w:del>
      <w:r w:rsidR="00A41D27">
        <w:rPr>
          <w:rFonts w:cs="Times New Roman"/>
          <w:color w:val="0000CC"/>
          <w:szCs w:val="24"/>
          <w:lang w:val="en-GB"/>
        </w:rPr>
        <w:t>ve model</w:t>
      </w:r>
      <w:ins w:id="68" w:author="Brian Sheil" w:date="2023-01-12T16:44:00Z">
        <w:r w:rsidR="00793A18">
          <w:rPr>
            <w:rFonts w:cs="Times New Roman"/>
            <w:color w:val="0000CC"/>
            <w:szCs w:val="24"/>
            <w:lang w:val="en-GB"/>
          </w:rPr>
          <w:t>s (e.g. modified Cam clay)</w:t>
        </w:r>
      </w:ins>
      <w:r w:rsidR="00A41D27">
        <w:rPr>
          <w:rFonts w:cs="Times New Roman"/>
          <w:color w:val="0000CC"/>
          <w:szCs w:val="24"/>
          <w:lang w:val="en-GB"/>
        </w:rPr>
        <w:t xml:space="preserve"> </w:t>
      </w:r>
      <w:del w:id="69" w:author="Brian Sheil" w:date="2023-01-12T16:44:00Z">
        <w:r w:rsidR="00A41D27" w:rsidDel="00793A18">
          <w:rPr>
            <w:rFonts w:cs="Times New Roman"/>
            <w:color w:val="0000CC"/>
            <w:szCs w:val="24"/>
            <w:lang w:val="en-GB"/>
          </w:rPr>
          <w:delText xml:space="preserve">by </w:delText>
        </w:r>
      </w:del>
      <w:ins w:id="70" w:author="Brian Sheil" w:date="2023-01-12T16:44:00Z">
        <w:r w:rsidR="00793A18">
          <w:rPr>
            <w:rFonts w:cs="Times New Roman"/>
            <w:color w:val="0000CC"/>
            <w:szCs w:val="24"/>
            <w:lang w:val="en-GB"/>
          </w:rPr>
          <w:t xml:space="preserve">using </w:t>
        </w:r>
      </w:ins>
      <w:r w:rsidR="00A41D27">
        <w:rPr>
          <w:rFonts w:cs="Times New Roman"/>
          <w:color w:val="0000CC"/>
          <w:szCs w:val="24"/>
          <w:lang w:val="en-GB"/>
        </w:rPr>
        <w:t xml:space="preserve">the same </w:t>
      </w:r>
      <w:del w:id="71" w:author="Brian Sheil" w:date="2023-01-12T16:44:00Z">
        <w:r w:rsidR="00A41D27" w:rsidDel="00793A18">
          <w:rPr>
            <w:rFonts w:cs="Times New Roman"/>
            <w:color w:val="0000CC"/>
            <w:szCs w:val="24"/>
            <w:lang w:val="en-GB"/>
          </w:rPr>
          <w:delText xml:space="preserve">number of </w:delText>
        </w:r>
      </w:del>
      <w:ins w:id="72" w:author="Brian Sheil" w:date="2023-01-12T16:44:00Z">
        <w:r w:rsidR="00793A18">
          <w:rPr>
            <w:rFonts w:cs="Times New Roman"/>
            <w:color w:val="0000CC"/>
            <w:szCs w:val="24"/>
            <w:lang w:val="en-GB"/>
          </w:rPr>
          <w:t>high</w:t>
        </w:r>
      </w:ins>
      <w:ins w:id="73" w:author="Brian Sheil" w:date="2023-01-12T16:45:00Z">
        <w:r w:rsidR="00793A18">
          <w:rPr>
            <w:rFonts w:cs="Times New Roman"/>
            <w:color w:val="0000CC"/>
            <w:szCs w:val="24"/>
            <w:lang w:val="en-GB"/>
          </w:rPr>
          <w:t xml:space="preserve">-fidelity </w:t>
        </w:r>
      </w:ins>
      <w:r w:rsidR="00A41D27">
        <w:rPr>
          <w:rFonts w:cs="Times New Roman"/>
          <w:color w:val="0000CC"/>
          <w:szCs w:val="24"/>
          <w:lang w:val="en-GB"/>
        </w:rPr>
        <w:t>data</w:t>
      </w:r>
      <w:ins w:id="74" w:author="Brian Sheil" w:date="2023-01-12T16:45:00Z">
        <w:r w:rsidR="00793A18">
          <w:rPr>
            <w:rFonts w:cs="Times New Roman"/>
            <w:color w:val="0000CC"/>
            <w:szCs w:val="24"/>
            <w:lang w:val="en-GB"/>
          </w:rPr>
          <w:t>set size</w:t>
        </w:r>
      </w:ins>
      <w:r w:rsidR="00A41D27">
        <w:rPr>
          <w:rFonts w:cs="Times New Roman"/>
          <w:color w:val="0000CC"/>
          <w:szCs w:val="24"/>
          <w:lang w:val="en-GB"/>
        </w:rPr>
        <w:t xml:space="preserve">. </w:t>
      </w:r>
      <w:commentRangeStart w:id="75"/>
      <w:del w:id="76" w:author="Brian Sheil" w:date="2023-01-12T16:45:00Z">
        <w:r w:rsidR="00A41D27" w:rsidDel="00793A18">
          <w:rPr>
            <w:rFonts w:cs="Times New Roman"/>
            <w:color w:val="0000CC"/>
            <w:szCs w:val="24"/>
            <w:lang w:val="en-GB"/>
          </w:rPr>
          <w:delText>It is known that c</w:delText>
        </w:r>
      </w:del>
      <w:ins w:id="77" w:author="Brian Sheil" w:date="2023-01-12T16:45:00Z">
        <w:r w:rsidR="00793A18">
          <w:rPr>
            <w:rFonts w:cs="Times New Roman"/>
            <w:color w:val="0000CC"/>
            <w:szCs w:val="24"/>
            <w:lang w:val="en-GB"/>
          </w:rPr>
          <w:t>C</w:t>
        </w:r>
      </w:ins>
      <w:r w:rsidR="00A41D27">
        <w:rPr>
          <w:rFonts w:cs="Times New Roman"/>
          <w:color w:val="0000CC"/>
          <w:szCs w:val="24"/>
          <w:lang w:val="en-GB"/>
        </w:rPr>
        <w:t>onventional constitutive model</w:t>
      </w:r>
      <w:ins w:id="78" w:author="Brian Sheil" w:date="2023-01-13T05:48:00Z">
        <w:r w:rsidR="005C2E77">
          <w:rPr>
            <w:rFonts w:cs="Times New Roman"/>
            <w:color w:val="0000CC"/>
            <w:szCs w:val="24"/>
            <w:lang w:val="en-GB"/>
          </w:rPr>
          <w:t>s</w:t>
        </w:r>
      </w:ins>
      <w:r w:rsidR="00A41D27">
        <w:rPr>
          <w:rFonts w:cs="Times New Roman"/>
          <w:color w:val="0000CC"/>
          <w:szCs w:val="24"/>
          <w:lang w:val="en-GB"/>
        </w:rPr>
        <w:t xml:space="preserve"> generally can be well calibrated </w:t>
      </w:r>
      <w:del w:id="79" w:author="Brian Sheil" w:date="2023-01-12T16:45:00Z">
        <w:r w:rsidR="00A41D27" w:rsidDel="00793A18">
          <w:rPr>
            <w:rFonts w:cs="Times New Roman"/>
            <w:color w:val="0000CC"/>
            <w:szCs w:val="24"/>
            <w:lang w:val="en-GB"/>
          </w:rPr>
          <w:delText xml:space="preserve">by </w:delText>
        </w:r>
      </w:del>
      <w:r w:rsidR="00A41D27">
        <w:rPr>
          <w:rFonts w:cs="Times New Roman"/>
          <w:color w:val="0000CC"/>
          <w:szCs w:val="24"/>
          <w:lang w:val="en-GB"/>
        </w:rPr>
        <w:t>using 3 sets of experi</w:t>
      </w:r>
      <w:del w:id="80" w:author="Brian Sheil" w:date="2023-01-12T16:45:00Z">
        <w:r w:rsidR="00A41D27" w:rsidDel="00793A18">
          <w:rPr>
            <w:rFonts w:cs="Times New Roman"/>
            <w:color w:val="0000CC"/>
            <w:szCs w:val="24"/>
            <w:lang w:val="en-GB"/>
          </w:rPr>
          <w:delText>e</w:delText>
        </w:r>
      </w:del>
      <w:r w:rsidR="00A41D27">
        <w:rPr>
          <w:rFonts w:cs="Times New Roman"/>
          <w:color w:val="0000CC"/>
          <w:szCs w:val="24"/>
          <w:lang w:val="en-GB"/>
        </w:rPr>
        <w:t>ments with different confin</w:t>
      </w:r>
      <w:ins w:id="81" w:author="Brian Sheil" w:date="2023-01-12T16:45:00Z">
        <w:r w:rsidR="00793A18">
          <w:rPr>
            <w:rFonts w:cs="Times New Roman"/>
            <w:color w:val="0000CC"/>
            <w:szCs w:val="24"/>
            <w:lang w:val="en-GB"/>
          </w:rPr>
          <w:t>ing</w:t>
        </w:r>
      </w:ins>
      <w:del w:id="82" w:author="Brian Sheil" w:date="2023-01-12T16:45:00Z">
        <w:r w:rsidR="00A41D27" w:rsidDel="00793A18">
          <w:rPr>
            <w:rFonts w:cs="Times New Roman"/>
            <w:color w:val="0000CC"/>
            <w:szCs w:val="24"/>
            <w:lang w:val="en-GB"/>
          </w:rPr>
          <w:delText>ed</w:delText>
        </w:r>
      </w:del>
      <w:r w:rsidR="00A41D27">
        <w:rPr>
          <w:rFonts w:cs="Times New Roman"/>
          <w:color w:val="0000CC"/>
          <w:szCs w:val="24"/>
          <w:lang w:val="en-GB"/>
        </w:rPr>
        <w:t xml:space="preserve"> pressure</w:t>
      </w:r>
      <w:ins w:id="83" w:author="Brian Sheil" w:date="2023-01-12T16:45:00Z">
        <w:r w:rsidR="00793A18">
          <w:rPr>
            <w:rFonts w:cs="Times New Roman"/>
            <w:color w:val="0000CC"/>
            <w:szCs w:val="24"/>
            <w:lang w:val="en-GB"/>
          </w:rPr>
          <w:t>s</w:t>
        </w:r>
      </w:ins>
      <w:r w:rsidR="00A41D27">
        <w:rPr>
          <w:rFonts w:cs="Times New Roman"/>
          <w:color w:val="0000CC"/>
          <w:szCs w:val="24"/>
          <w:lang w:val="en-GB"/>
        </w:rPr>
        <w:t xml:space="preserve">. </w:t>
      </w:r>
      <w:commentRangeEnd w:id="75"/>
      <w:r w:rsidR="00793A18">
        <w:rPr>
          <w:rStyle w:val="CommentReference"/>
        </w:rPr>
        <w:commentReference w:id="75"/>
      </w:r>
      <w:del w:id="84" w:author="Brian Sheil" w:date="2023-01-12T16:57:00Z">
        <w:r w:rsidR="00A41D27" w:rsidDel="00347C4B">
          <w:rPr>
            <w:rFonts w:cs="Times New Roman"/>
            <w:color w:val="0000CC"/>
            <w:szCs w:val="24"/>
            <w:lang w:val="en-GB"/>
          </w:rPr>
          <w:delText xml:space="preserve">The results presented in this study also showed that MCC-MR-NN model can also be well calibrated </w:delText>
        </w:r>
        <w:r w:rsidR="00D47956" w:rsidDel="00347C4B">
          <w:rPr>
            <w:rFonts w:cs="Times New Roman"/>
            <w:color w:val="0000CC"/>
            <w:szCs w:val="24"/>
            <w:lang w:val="en-GB"/>
          </w:rPr>
          <w:delText xml:space="preserve">and can even outperformed conventional constitutive models </w:delText>
        </w:r>
        <w:r w:rsidR="00A41D27" w:rsidDel="00347C4B">
          <w:rPr>
            <w:rFonts w:cs="Times New Roman"/>
            <w:color w:val="0000CC"/>
            <w:szCs w:val="24"/>
            <w:lang w:val="en-GB"/>
          </w:rPr>
          <w:delText>by using the same level of data size.</w:delText>
        </w:r>
      </w:del>
      <w:bookmarkStart w:id="85" w:name="_Hlk124481506"/>
      <w:ins w:id="86" w:author="Brian Sheil" w:date="2023-01-12T16:58:00Z">
        <w:r w:rsidR="00347C4B">
          <w:rPr>
            <w:rFonts w:cs="Times New Roman"/>
            <w:color w:val="0000CC"/>
            <w:szCs w:val="24"/>
            <w:lang w:val="en-GB"/>
          </w:rPr>
          <w:t>T</w:t>
        </w:r>
      </w:ins>
      <w:ins w:id="87" w:author="Brian Sheil" w:date="2023-01-12T16:57:00Z">
        <w:r w:rsidR="00347C4B">
          <w:rPr>
            <w:rFonts w:cs="Times New Roman"/>
            <w:color w:val="0000CC"/>
            <w:szCs w:val="24"/>
            <w:lang w:val="en-GB"/>
          </w:rPr>
          <w:t>he</w:t>
        </w:r>
      </w:ins>
      <w:ins w:id="88" w:author="Brian Sheil" w:date="2023-01-12T16:58:00Z">
        <w:r w:rsidR="00347C4B">
          <w:rPr>
            <w:rFonts w:cs="Times New Roman"/>
            <w:color w:val="0000CC"/>
            <w:szCs w:val="24"/>
            <w:lang w:val="en-GB"/>
          </w:rPr>
          <w:t xml:space="preserve">refore, </w:t>
        </w:r>
      </w:ins>
      <w:ins w:id="89" w:author="Brian Sheil" w:date="2023-01-12T16:59:00Z">
        <w:r w:rsidR="00347C4B">
          <w:rPr>
            <w:rFonts w:cs="Times New Roman"/>
            <w:color w:val="0000CC"/>
            <w:szCs w:val="24"/>
            <w:lang w:val="en-GB"/>
          </w:rPr>
          <w:t>the</w:t>
        </w:r>
      </w:ins>
      <w:ins w:id="90" w:author="Brian Sheil" w:date="2023-01-12T16:57:00Z">
        <w:r w:rsidR="00347C4B">
          <w:rPr>
            <w:rFonts w:cs="Times New Roman"/>
            <w:color w:val="0000CC"/>
            <w:szCs w:val="24"/>
            <w:lang w:val="en-GB"/>
          </w:rPr>
          <w:t xml:space="preserve"> proposed model is </w:t>
        </w:r>
      </w:ins>
      <w:ins w:id="91" w:author="Brian Sheil" w:date="2023-01-12T16:58:00Z">
        <w:r w:rsidR="00347C4B">
          <w:rPr>
            <w:rFonts w:cs="Times New Roman"/>
            <w:color w:val="0000CC"/>
            <w:szCs w:val="24"/>
            <w:lang w:val="en-GB"/>
          </w:rPr>
          <w:t xml:space="preserve">compatible with existing model calibration procedures and data requirements thus </w:t>
        </w:r>
      </w:ins>
      <w:del w:id="92" w:author="Brian Sheil" w:date="2023-01-12T16:58:00Z">
        <w:r w:rsidR="00A41D27" w:rsidDel="00347C4B">
          <w:rPr>
            <w:rFonts w:cs="Times New Roman"/>
            <w:color w:val="0000CC"/>
            <w:szCs w:val="24"/>
            <w:lang w:val="en-GB"/>
          </w:rPr>
          <w:delText xml:space="preserve"> </w:delText>
        </w:r>
        <w:r w:rsidR="00D47956" w:rsidDel="00347C4B">
          <w:rPr>
            <w:rFonts w:cs="Times New Roman"/>
            <w:color w:val="0000CC"/>
            <w:szCs w:val="24"/>
            <w:lang w:val="en-GB"/>
          </w:rPr>
          <w:delText xml:space="preserve">In this context, the </w:delText>
        </w:r>
      </w:del>
      <w:ins w:id="93" w:author="Brian Sheil" w:date="2023-01-12T16:58:00Z">
        <w:r w:rsidR="00347C4B">
          <w:rPr>
            <w:rFonts w:cs="Times New Roman"/>
            <w:color w:val="0000CC"/>
            <w:szCs w:val="24"/>
            <w:lang w:val="en-GB"/>
          </w:rPr>
          <w:t xml:space="preserve">ensuring its practical </w:t>
        </w:r>
      </w:ins>
      <w:r w:rsidR="00D47956">
        <w:rPr>
          <w:rFonts w:cs="Times New Roman"/>
          <w:color w:val="0000CC"/>
          <w:szCs w:val="24"/>
          <w:lang w:val="en-GB"/>
        </w:rPr>
        <w:t>applicability</w:t>
      </w:r>
      <w:del w:id="94" w:author="Brian Sheil" w:date="2023-01-12T16:58:00Z">
        <w:r w:rsidR="00D47956" w:rsidDel="00347C4B">
          <w:rPr>
            <w:rFonts w:cs="Times New Roman"/>
            <w:color w:val="0000CC"/>
            <w:szCs w:val="24"/>
            <w:lang w:val="en-GB"/>
          </w:rPr>
          <w:delText xml:space="preserve"> of MCC-MR-NN can be ensured</w:delText>
        </w:r>
      </w:del>
      <w:r w:rsidR="00D47956">
        <w:rPr>
          <w:rFonts w:cs="Times New Roman"/>
          <w:color w:val="0000CC"/>
          <w:szCs w:val="24"/>
          <w:lang w:val="en-GB"/>
        </w:rPr>
        <w:t>.</w:t>
      </w:r>
      <w:ins w:id="95" w:author="Brian Sheil" w:date="2023-01-12T16:58:00Z">
        <w:r w:rsidR="00347C4B">
          <w:rPr>
            <w:rFonts w:cs="Times New Roman"/>
            <w:color w:val="0000CC"/>
            <w:szCs w:val="24"/>
            <w:lang w:val="en-GB"/>
          </w:rPr>
          <w:t xml:space="preserve"> </w:t>
        </w:r>
        <w:bookmarkEnd w:id="85"/>
        <w:r w:rsidR="00347C4B">
          <w:rPr>
            <w:rFonts w:cs="Times New Roman"/>
            <w:color w:val="0000CC"/>
            <w:szCs w:val="24"/>
            <w:lang w:val="en-GB"/>
          </w:rPr>
          <w:t>A short note on this point has been included in the revised manuscript</w:t>
        </w:r>
      </w:ins>
      <w:ins w:id="96" w:author="Brian Sheil" w:date="2023-01-12T17:49:00Z">
        <w:r w:rsidR="009E1417">
          <w:rPr>
            <w:rFonts w:cs="Times New Roman"/>
            <w:color w:val="0000CC"/>
            <w:szCs w:val="24"/>
            <w:lang w:val="en-GB"/>
          </w:rPr>
          <w:t xml:space="preserve"> (line</w:t>
        </w:r>
      </w:ins>
      <w:ins w:id="97" w:author="Brian Sheil" w:date="2023-01-13T05:52:00Z">
        <w:r w:rsidR="005C2E77">
          <w:rPr>
            <w:rFonts w:cs="Times New Roman"/>
            <w:color w:val="0000CC"/>
            <w:szCs w:val="24"/>
            <w:lang w:val="en-GB"/>
          </w:rPr>
          <w:t>s 14</w:t>
        </w:r>
      </w:ins>
      <w:ins w:id="98" w:author="Brian Sheil" w:date="2023-01-13T10:46:00Z">
        <w:r w:rsidR="004E332D">
          <w:rPr>
            <w:rFonts w:cs="Times New Roman"/>
            <w:color w:val="0000CC"/>
            <w:szCs w:val="24"/>
            <w:lang w:val="en-GB"/>
          </w:rPr>
          <w:t>3</w:t>
        </w:r>
      </w:ins>
      <w:ins w:id="99" w:author="Brian Sheil" w:date="2023-01-13T05:52:00Z">
        <w:r w:rsidR="005C2E77">
          <w:rPr>
            <w:rFonts w:cs="Times New Roman"/>
            <w:color w:val="0000CC"/>
            <w:szCs w:val="24"/>
            <w:lang w:val="en-GB"/>
          </w:rPr>
          <w:t>-14</w:t>
        </w:r>
      </w:ins>
      <w:ins w:id="100" w:author="Brian Sheil" w:date="2023-01-13T10:46:00Z">
        <w:r w:rsidR="004E332D">
          <w:rPr>
            <w:rFonts w:cs="Times New Roman"/>
            <w:color w:val="0000CC"/>
            <w:szCs w:val="24"/>
            <w:lang w:val="en-GB"/>
          </w:rPr>
          <w:t>5</w:t>
        </w:r>
      </w:ins>
      <w:ins w:id="101" w:author="Brian Sheil" w:date="2023-01-12T17:49:00Z">
        <w:r w:rsidR="009E1417">
          <w:rPr>
            <w:rFonts w:cs="Times New Roman"/>
            <w:color w:val="0000CC"/>
            <w:szCs w:val="24"/>
            <w:lang w:val="en-GB"/>
          </w:rPr>
          <w:t>)</w:t>
        </w:r>
      </w:ins>
      <w:ins w:id="102" w:author="Brian Sheil" w:date="2023-01-12T16:58:00Z">
        <w:r w:rsidR="00347C4B">
          <w:rPr>
            <w:rFonts w:cs="Times New Roman"/>
            <w:color w:val="0000CC"/>
            <w:szCs w:val="24"/>
            <w:lang w:val="en-GB"/>
          </w:rPr>
          <w:t>.</w:t>
        </w:r>
      </w:ins>
    </w:p>
    <w:p w14:paraId="6C0BE37A" w14:textId="77777777" w:rsidR="001B48A4" w:rsidRPr="00285DC5" w:rsidRDefault="001B48A4" w:rsidP="005A7921">
      <w:pPr>
        <w:spacing w:line="360" w:lineRule="auto"/>
        <w:rPr>
          <w:rFonts w:cs="Times New Roman"/>
          <w:color w:val="000000"/>
          <w:szCs w:val="24"/>
          <w:shd w:val="clear" w:color="auto" w:fill="FFFFFF"/>
          <w:lang w:val="en-GB"/>
        </w:rPr>
      </w:pPr>
    </w:p>
    <w:p w14:paraId="5651CA2A" w14:textId="42297DC1"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7</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154: What is the "rigorous" mathematical framework? Also replace "though" with "through"</w:t>
      </w:r>
    </w:p>
    <w:p w14:paraId="2F6264A6" w14:textId="77777777" w:rsidR="001B48A4" w:rsidRDefault="001B48A4" w:rsidP="001B48A4">
      <w:pPr>
        <w:spacing w:line="360" w:lineRule="auto"/>
        <w:rPr>
          <w:rFonts w:cs="Times New Roman"/>
          <w:b/>
          <w:color w:val="0000CC"/>
          <w:szCs w:val="24"/>
          <w:u w:val="single"/>
          <w:lang w:val="en-GB"/>
        </w:rPr>
      </w:pPr>
      <w:r w:rsidRPr="00FC72D3">
        <w:rPr>
          <w:rFonts w:cs="Times New Roman"/>
          <w:b/>
          <w:color w:val="0000CC"/>
          <w:szCs w:val="24"/>
          <w:u w:val="single"/>
          <w:lang w:val="en-GB"/>
        </w:rPr>
        <w:lastRenderedPageBreak/>
        <w:t>Reply:</w:t>
      </w:r>
    </w:p>
    <w:p w14:paraId="6CBC0ED1" w14:textId="230D929E" w:rsidR="001B48A4" w:rsidRDefault="001B48A4" w:rsidP="001B48A4">
      <w:pPr>
        <w:spacing w:line="360" w:lineRule="auto"/>
        <w:rPr>
          <w:rFonts w:cs="Times New Roman"/>
          <w:color w:val="0000CC"/>
          <w:szCs w:val="24"/>
          <w:lang w:val="en-GB"/>
        </w:rPr>
      </w:pPr>
      <w:r>
        <w:rPr>
          <w:rFonts w:cs="Times New Roman"/>
          <w:color w:val="0000CC"/>
          <w:szCs w:val="24"/>
          <w:lang w:val="en-GB"/>
        </w:rPr>
        <w:t xml:space="preserve">The mathematic framework </w:t>
      </w:r>
      <w:del w:id="103" w:author="Brian Sheil" w:date="2023-01-12T17:50:00Z">
        <w:r w:rsidDel="009E1417">
          <w:rPr>
            <w:rFonts w:cs="Times New Roman"/>
            <w:color w:val="0000CC"/>
            <w:szCs w:val="24"/>
            <w:lang w:val="en-GB"/>
          </w:rPr>
          <w:delText xml:space="preserve">was given in </w:delText>
        </w:r>
      </w:del>
      <w:ins w:id="104" w:author="Brian Sheil" w:date="2023-01-12T17:50:00Z">
        <w:r w:rsidR="009E1417">
          <w:rPr>
            <w:rFonts w:cs="Times New Roman"/>
            <w:color w:val="0000CC"/>
            <w:szCs w:val="24"/>
            <w:lang w:val="en-GB"/>
          </w:rPr>
          <w:t xml:space="preserve">is described in </w:t>
        </w:r>
      </w:ins>
      <w:r>
        <w:rPr>
          <w:rFonts w:cs="Times New Roman"/>
          <w:color w:val="0000CC"/>
          <w:szCs w:val="24"/>
          <w:lang w:val="en-GB"/>
        </w:rPr>
        <w:t>Eqs. 1-5</w:t>
      </w:r>
      <w:del w:id="105" w:author="Brian Sheil" w:date="2023-01-12T17:51:00Z">
        <w:r w:rsidDel="009E1417">
          <w:rPr>
            <w:rFonts w:cs="Times New Roman"/>
            <w:color w:val="0000CC"/>
            <w:szCs w:val="24"/>
            <w:lang w:val="en-GB"/>
          </w:rPr>
          <w:delText xml:space="preserve"> </w:delText>
        </w:r>
      </w:del>
      <w:ins w:id="106" w:author="Brian Sheil" w:date="2023-01-12T17:51:00Z">
        <w:r w:rsidR="009E1417">
          <w:rPr>
            <w:rFonts w:cs="Times New Roman"/>
            <w:color w:val="0000CC"/>
            <w:szCs w:val="24"/>
            <w:lang w:val="en-GB"/>
          </w:rPr>
          <w:t xml:space="preserve"> and this has now been clarified</w:t>
        </w:r>
      </w:ins>
      <w:del w:id="107" w:author="Brian Sheil" w:date="2023-01-12T17:51:00Z">
        <w:r w:rsidDel="009E1417">
          <w:rPr>
            <w:rFonts w:cs="Times New Roman"/>
            <w:color w:val="0000CC"/>
            <w:szCs w:val="24"/>
            <w:lang w:val="en-GB"/>
          </w:rPr>
          <w:delText>and the backend is ANN algorithm</w:delText>
        </w:r>
      </w:del>
      <w:r>
        <w:rPr>
          <w:rFonts w:cs="Times New Roman"/>
          <w:color w:val="0000CC"/>
          <w:szCs w:val="24"/>
          <w:lang w:val="en-GB"/>
        </w:rPr>
        <w:t>.</w:t>
      </w:r>
      <w:r w:rsidR="006967C3">
        <w:rPr>
          <w:rFonts w:cs="Times New Roman"/>
          <w:color w:val="0000CC"/>
          <w:szCs w:val="24"/>
          <w:lang w:val="en-GB"/>
        </w:rPr>
        <w:t xml:space="preserve"> “though” </w:t>
      </w:r>
      <w:del w:id="108" w:author="Brian Sheil" w:date="2023-01-12T17:51:00Z">
        <w:r w:rsidR="006967C3" w:rsidDel="009E1417">
          <w:rPr>
            <w:rFonts w:cs="Times New Roman"/>
            <w:color w:val="0000CC"/>
            <w:szCs w:val="24"/>
            <w:lang w:val="en-GB"/>
          </w:rPr>
          <w:delText xml:space="preserve">was </w:delText>
        </w:r>
      </w:del>
      <w:ins w:id="109" w:author="Brian Sheil" w:date="2023-01-12T17:51:00Z">
        <w:r w:rsidR="009E1417">
          <w:rPr>
            <w:rFonts w:cs="Times New Roman"/>
            <w:color w:val="0000CC"/>
            <w:szCs w:val="24"/>
            <w:lang w:val="en-GB"/>
          </w:rPr>
          <w:t xml:space="preserve">has also been </w:t>
        </w:r>
      </w:ins>
      <w:r w:rsidR="006967C3">
        <w:rPr>
          <w:rFonts w:cs="Times New Roman"/>
          <w:color w:val="0000CC"/>
          <w:szCs w:val="24"/>
          <w:lang w:val="en-GB"/>
        </w:rPr>
        <w:t xml:space="preserve">replaced </w:t>
      </w:r>
      <w:del w:id="110" w:author="Brian Sheil" w:date="2023-01-12T17:51:00Z">
        <w:r w:rsidR="006967C3" w:rsidDel="009E1417">
          <w:rPr>
            <w:rFonts w:cs="Times New Roman"/>
            <w:color w:val="0000CC"/>
            <w:szCs w:val="24"/>
            <w:lang w:val="en-GB"/>
          </w:rPr>
          <w:delText xml:space="preserve">by </w:delText>
        </w:r>
      </w:del>
      <w:ins w:id="111" w:author="Brian Sheil" w:date="2023-01-12T17:51:00Z">
        <w:r w:rsidR="009E1417">
          <w:rPr>
            <w:rFonts w:cs="Times New Roman"/>
            <w:color w:val="0000CC"/>
            <w:szCs w:val="24"/>
            <w:lang w:val="en-GB"/>
          </w:rPr>
          <w:t xml:space="preserve">with </w:t>
        </w:r>
      </w:ins>
      <w:r w:rsidR="006967C3">
        <w:rPr>
          <w:rFonts w:cs="Times New Roman"/>
          <w:color w:val="0000CC"/>
          <w:szCs w:val="24"/>
          <w:lang w:val="en-GB"/>
        </w:rPr>
        <w:t>“through”.</w:t>
      </w:r>
    </w:p>
    <w:p w14:paraId="1AC58BBF" w14:textId="77777777" w:rsidR="005A7921" w:rsidRPr="001B48A4" w:rsidRDefault="005A7921" w:rsidP="005A7921">
      <w:pPr>
        <w:spacing w:line="360" w:lineRule="auto"/>
        <w:rPr>
          <w:rFonts w:cs="Times New Roman"/>
          <w:color w:val="000000"/>
          <w:szCs w:val="24"/>
          <w:shd w:val="clear" w:color="auto" w:fill="FFFFFF"/>
          <w:lang w:val="en-GB"/>
        </w:rPr>
      </w:pPr>
    </w:p>
    <w:p w14:paraId="278ED3BD" w14:textId="6105ADC2"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8</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Lines 156 - 157: What is this "more advanced anisotropic bounding surface model"? and how does it differ in features and components to the base model used in this study?</w:t>
      </w:r>
    </w:p>
    <w:p w14:paraId="5AEE37DE" w14:textId="77777777" w:rsidR="006967C3" w:rsidRDefault="006967C3" w:rsidP="006967C3">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7FE2137D" w14:textId="55B8FCD3" w:rsidR="006967C3" w:rsidRDefault="006967C3" w:rsidP="006967C3">
      <w:pPr>
        <w:spacing w:line="360" w:lineRule="auto"/>
        <w:rPr>
          <w:rFonts w:cs="Times New Roman"/>
          <w:color w:val="0000CC"/>
          <w:szCs w:val="24"/>
          <w:lang w:val="en-GB"/>
        </w:rPr>
      </w:pPr>
      <w:r>
        <w:rPr>
          <w:rFonts w:cs="Times New Roman"/>
          <w:color w:val="0000CC"/>
          <w:szCs w:val="24"/>
          <w:lang w:val="en-GB"/>
        </w:rPr>
        <w:t xml:space="preserve">The </w:t>
      </w:r>
      <w:ins w:id="112" w:author="Brian Sheil" w:date="2023-01-12T17:52:00Z">
        <w:r w:rsidR="009E1417">
          <w:rPr>
            <w:rFonts w:cs="Times New Roman"/>
            <w:color w:val="0000CC"/>
            <w:szCs w:val="24"/>
            <w:lang w:val="en-GB"/>
          </w:rPr>
          <w:t xml:space="preserve">description of the </w:t>
        </w:r>
      </w:ins>
      <w:r>
        <w:rPr>
          <w:rFonts w:cs="Times New Roman"/>
          <w:color w:val="0000CC"/>
          <w:szCs w:val="24"/>
          <w:lang w:val="en-GB"/>
        </w:rPr>
        <w:t>advanced bounding surface model was given in section “</w:t>
      </w:r>
      <w:r w:rsidRPr="006967C3">
        <w:rPr>
          <w:rFonts w:cs="Times New Roman"/>
          <w:color w:val="0000CC"/>
          <w:szCs w:val="24"/>
          <w:lang w:val="en-GB"/>
        </w:rPr>
        <w:t>Anisotropic bounding surface model</w:t>
      </w:r>
      <w:r>
        <w:rPr>
          <w:rFonts w:cs="Times New Roman"/>
          <w:color w:val="0000CC"/>
          <w:szCs w:val="24"/>
          <w:lang w:val="en-GB"/>
        </w:rPr>
        <w:t xml:space="preserve">”. </w:t>
      </w:r>
      <w:ins w:id="113" w:author="Brian Sheil" w:date="2023-01-12T17:52:00Z">
        <w:r w:rsidR="009E1417">
          <w:rPr>
            <w:rFonts w:cs="Times New Roman"/>
            <w:color w:val="0000CC"/>
            <w:szCs w:val="24"/>
            <w:lang w:val="en-GB"/>
          </w:rPr>
          <w:t xml:space="preserve">It differs to the </w:t>
        </w:r>
      </w:ins>
      <w:del w:id="114" w:author="Brian Sheil" w:date="2023-01-12T17:52:00Z">
        <w:r w:rsidDel="009E1417">
          <w:rPr>
            <w:rFonts w:cs="Times New Roman"/>
            <w:color w:val="0000CC"/>
            <w:szCs w:val="24"/>
            <w:lang w:val="en-GB"/>
          </w:rPr>
          <w:delText xml:space="preserve">The </w:delText>
        </w:r>
      </w:del>
      <w:r>
        <w:rPr>
          <w:rFonts w:cs="Times New Roman"/>
          <w:color w:val="0000CC"/>
          <w:szCs w:val="24"/>
          <w:lang w:val="en-GB"/>
        </w:rPr>
        <w:t xml:space="preserve">base </w:t>
      </w:r>
      <w:ins w:id="115" w:author="Brian Sheil" w:date="2023-01-12T17:52:00Z">
        <w:r w:rsidR="009E1417">
          <w:rPr>
            <w:rFonts w:cs="Times New Roman"/>
            <w:color w:val="0000CC"/>
            <w:szCs w:val="24"/>
            <w:lang w:val="en-GB"/>
          </w:rPr>
          <w:t xml:space="preserve">(MCC) </w:t>
        </w:r>
      </w:ins>
      <w:r>
        <w:rPr>
          <w:rFonts w:cs="Times New Roman"/>
          <w:color w:val="0000CC"/>
          <w:szCs w:val="24"/>
          <w:lang w:val="en-GB"/>
        </w:rPr>
        <w:t>constitutive model</w:t>
      </w:r>
      <w:del w:id="116" w:author="Brian Sheil" w:date="2023-01-12T17:52:00Z">
        <w:r w:rsidDel="009E1417">
          <w:rPr>
            <w:rFonts w:cs="Times New Roman"/>
            <w:color w:val="0000CC"/>
            <w:szCs w:val="24"/>
            <w:lang w:val="en-GB"/>
          </w:rPr>
          <w:delText xml:space="preserve"> </w:delText>
        </w:r>
      </w:del>
      <w:ins w:id="117" w:author="Brian Sheil" w:date="2023-01-12T17:52:00Z">
        <w:r w:rsidR="009E1417">
          <w:rPr>
            <w:rFonts w:cs="Times New Roman"/>
            <w:color w:val="0000CC"/>
            <w:szCs w:val="24"/>
            <w:lang w:val="en-GB"/>
          </w:rPr>
          <w:t xml:space="preserve"> in the </w:t>
        </w:r>
      </w:ins>
      <w:del w:id="118" w:author="Brian Sheil" w:date="2023-01-12T17:52:00Z">
        <w:r w:rsidDel="009E1417">
          <w:rPr>
            <w:rFonts w:cs="Times New Roman"/>
            <w:color w:val="0000CC"/>
            <w:szCs w:val="24"/>
            <w:lang w:val="en-GB"/>
          </w:rPr>
          <w:delText xml:space="preserve">is MCC. The </w:delText>
        </w:r>
      </w:del>
      <w:r>
        <w:rPr>
          <w:rFonts w:cs="Times New Roman"/>
          <w:color w:val="0000CC"/>
          <w:szCs w:val="24"/>
          <w:lang w:val="en-GB"/>
        </w:rPr>
        <w:t xml:space="preserve">shape of </w:t>
      </w:r>
      <w:ins w:id="119" w:author="Brian Sheil" w:date="2023-01-12T17:52:00Z">
        <w:r w:rsidR="009E1417">
          <w:rPr>
            <w:rFonts w:cs="Times New Roman"/>
            <w:color w:val="0000CC"/>
            <w:szCs w:val="24"/>
            <w:lang w:val="en-GB"/>
          </w:rPr>
          <w:t xml:space="preserve">the </w:t>
        </w:r>
      </w:ins>
      <w:r>
        <w:rPr>
          <w:rFonts w:cs="Times New Roman"/>
          <w:color w:val="0000CC"/>
          <w:szCs w:val="24"/>
          <w:lang w:val="en-GB"/>
        </w:rPr>
        <w:t>yield surface</w:t>
      </w:r>
      <w:ins w:id="120" w:author="Brian Sheil" w:date="2023-01-12T17:53:00Z">
        <w:r w:rsidR="009E1417">
          <w:rPr>
            <w:rFonts w:cs="Times New Roman"/>
            <w:color w:val="0000CC"/>
            <w:szCs w:val="24"/>
            <w:lang w:val="en-GB"/>
          </w:rPr>
          <w:t xml:space="preserve"> and the </w:t>
        </w:r>
      </w:ins>
      <w:del w:id="121" w:author="Brian Sheil" w:date="2023-01-12T17:53:00Z">
        <w:r w:rsidDel="009E1417">
          <w:rPr>
            <w:rFonts w:cs="Times New Roman"/>
            <w:color w:val="0000CC"/>
            <w:szCs w:val="24"/>
            <w:lang w:val="en-GB"/>
          </w:rPr>
          <w:delText xml:space="preserve">, </w:delText>
        </w:r>
      </w:del>
      <w:r>
        <w:rPr>
          <w:rFonts w:cs="Times New Roman"/>
          <w:color w:val="0000CC"/>
          <w:szCs w:val="24"/>
          <w:lang w:val="en-GB"/>
        </w:rPr>
        <w:t>hardening law and plastic flow</w:t>
      </w:r>
      <w:del w:id="122" w:author="Brian Sheil" w:date="2023-01-12T17:53:00Z">
        <w:r w:rsidDel="009E1417">
          <w:rPr>
            <w:rFonts w:cs="Times New Roman"/>
            <w:color w:val="0000CC"/>
            <w:szCs w:val="24"/>
            <w:lang w:val="en-GB"/>
          </w:rPr>
          <w:delText xml:space="preserve"> are different in these two models</w:delText>
        </w:r>
      </w:del>
      <w:r>
        <w:rPr>
          <w:rFonts w:cs="Times New Roman"/>
          <w:color w:val="0000CC"/>
          <w:szCs w:val="24"/>
          <w:lang w:val="en-GB"/>
        </w:rPr>
        <w:t xml:space="preserve">. </w:t>
      </w:r>
      <w:del w:id="123" w:author="Brian Sheil" w:date="2023-01-12T17:53:00Z">
        <w:r w:rsidDel="009E1417">
          <w:rPr>
            <w:rFonts w:cs="Times New Roman"/>
            <w:color w:val="0000CC"/>
            <w:szCs w:val="24"/>
            <w:lang w:val="en-GB"/>
          </w:rPr>
          <w:delText xml:space="preserve">We can see details from </w:delText>
        </w:r>
      </w:del>
      <w:ins w:id="124" w:author="Brian Sheil" w:date="2023-01-12T17:53:00Z">
        <w:r w:rsidR="009E1417">
          <w:rPr>
            <w:rFonts w:cs="Times New Roman"/>
            <w:color w:val="0000CC"/>
            <w:szCs w:val="24"/>
            <w:lang w:val="en-GB"/>
          </w:rPr>
          <w:t xml:space="preserve">Additional details are provided in the </w:t>
        </w:r>
      </w:ins>
      <w:r>
        <w:rPr>
          <w:rFonts w:cs="Times New Roman"/>
          <w:color w:val="0000CC"/>
          <w:szCs w:val="24"/>
          <w:lang w:val="en-GB"/>
        </w:rPr>
        <w:t>sections “</w:t>
      </w:r>
      <w:r w:rsidRPr="006967C3">
        <w:rPr>
          <w:rFonts w:cs="Times New Roman"/>
          <w:color w:val="0000CC"/>
          <w:szCs w:val="24"/>
          <w:lang w:val="en-GB"/>
        </w:rPr>
        <w:t>Modified Cam-Clay model</w:t>
      </w:r>
      <w:r>
        <w:rPr>
          <w:rFonts w:cs="Times New Roman"/>
          <w:color w:val="0000CC"/>
          <w:szCs w:val="24"/>
          <w:lang w:val="en-GB"/>
        </w:rPr>
        <w:t>” and “</w:t>
      </w:r>
      <w:r w:rsidRPr="006967C3">
        <w:rPr>
          <w:rFonts w:cs="Times New Roman"/>
          <w:color w:val="0000CC"/>
          <w:szCs w:val="24"/>
          <w:lang w:val="en-GB"/>
        </w:rPr>
        <w:t>Anisotropic bounding surface model</w:t>
      </w:r>
      <w:r>
        <w:rPr>
          <w:rFonts w:cs="Times New Roman"/>
          <w:color w:val="0000CC"/>
          <w:szCs w:val="24"/>
          <w:lang w:val="en-GB"/>
        </w:rPr>
        <w:t>”.</w:t>
      </w:r>
    </w:p>
    <w:p w14:paraId="2D5DB9BA" w14:textId="77777777" w:rsidR="005A7921" w:rsidRPr="005A7921" w:rsidRDefault="005A7921" w:rsidP="005A7921">
      <w:pPr>
        <w:spacing w:line="360" w:lineRule="auto"/>
        <w:rPr>
          <w:rFonts w:cs="Times New Roman"/>
          <w:color w:val="000000"/>
          <w:szCs w:val="24"/>
          <w:shd w:val="clear" w:color="auto" w:fill="FFFFFF"/>
        </w:rPr>
      </w:pPr>
    </w:p>
    <w:p w14:paraId="7FAAD3A8" w14:textId="7690DE82"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9</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Should the σ_(L,p)^(t+) actually be σ_(E,a)^(t+)?</w:t>
      </w:r>
    </w:p>
    <w:p w14:paraId="2B871620" w14:textId="77777777" w:rsidR="006967C3" w:rsidRDefault="006967C3" w:rsidP="006967C3">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5786D1FC" w14:textId="5D9CD028" w:rsidR="005A7921" w:rsidRPr="00880F7A" w:rsidRDefault="00880F7A" w:rsidP="005A7921">
      <w:pPr>
        <w:spacing w:line="360" w:lineRule="auto"/>
        <w:rPr>
          <w:rFonts w:cs="Times New Roman"/>
          <w:color w:val="0000CC"/>
          <w:szCs w:val="24"/>
          <w:shd w:val="clear" w:color="auto" w:fill="FFFFFF"/>
        </w:rPr>
      </w:pPr>
      <w:r w:rsidRPr="00880F7A">
        <w:rPr>
          <w:rFonts w:cs="Times New Roman"/>
          <w:color w:val="0000CC"/>
          <w:szCs w:val="24"/>
          <w:shd w:val="clear" w:color="auto" w:fill="FFFFFF"/>
        </w:rPr>
        <w:t xml:space="preserve">We are not sure </w:t>
      </w:r>
      <w:ins w:id="125" w:author="Brian Sheil" w:date="2023-01-12T17:54:00Z">
        <w:r w:rsidR="009E1417">
          <w:rPr>
            <w:rFonts w:cs="Times New Roman"/>
            <w:color w:val="0000CC"/>
            <w:szCs w:val="24"/>
            <w:shd w:val="clear" w:color="auto" w:fill="FFFFFF"/>
          </w:rPr>
          <w:t xml:space="preserve">what line or equation of the manuscript </w:t>
        </w:r>
      </w:ins>
      <w:del w:id="126" w:author="Brian Sheil" w:date="2023-01-12T17:54:00Z">
        <w:r w:rsidDel="009E1417">
          <w:rPr>
            <w:rFonts w:cs="Times New Roman"/>
            <w:color w:val="0000CC"/>
            <w:szCs w:val="24"/>
            <w:shd w:val="clear" w:color="auto" w:fill="FFFFFF"/>
          </w:rPr>
          <w:delText>which equation</w:delText>
        </w:r>
        <w:r w:rsidRPr="00880F7A" w:rsidDel="009E1417">
          <w:rPr>
            <w:rFonts w:cs="Times New Roman"/>
            <w:color w:val="0000CC"/>
            <w:szCs w:val="24"/>
            <w:shd w:val="clear" w:color="auto" w:fill="FFFFFF"/>
          </w:rPr>
          <w:delText xml:space="preserve"> </w:delText>
        </w:r>
        <w:r w:rsidDel="009E1417">
          <w:rPr>
            <w:rFonts w:cs="Times New Roman"/>
            <w:color w:val="0000CC"/>
            <w:szCs w:val="24"/>
            <w:shd w:val="clear" w:color="auto" w:fill="FFFFFF"/>
          </w:rPr>
          <w:delText xml:space="preserve">do these notations mentioned by </w:delText>
        </w:r>
      </w:del>
      <w:r>
        <w:rPr>
          <w:rFonts w:cs="Times New Roman"/>
          <w:color w:val="0000CC"/>
          <w:szCs w:val="24"/>
          <w:shd w:val="clear" w:color="auto" w:fill="FFFFFF"/>
        </w:rPr>
        <w:t xml:space="preserve">the reviewer </w:t>
      </w:r>
      <w:del w:id="127" w:author="Brian Sheil" w:date="2023-01-12T17:55:00Z">
        <w:r w:rsidDel="009E1417">
          <w:rPr>
            <w:rFonts w:cs="Times New Roman"/>
            <w:color w:val="0000CC"/>
            <w:szCs w:val="24"/>
            <w:shd w:val="clear" w:color="auto" w:fill="FFFFFF"/>
          </w:rPr>
          <w:delText>belong to</w:delText>
        </w:r>
      </w:del>
      <w:ins w:id="128" w:author="Brian Sheil" w:date="2023-01-12T17:55:00Z">
        <w:r w:rsidR="009E1417">
          <w:rPr>
            <w:rFonts w:cs="Times New Roman"/>
            <w:color w:val="0000CC"/>
            <w:szCs w:val="24"/>
            <w:shd w:val="clear" w:color="auto" w:fill="FFFFFF"/>
          </w:rPr>
          <w:t>is referring</w:t>
        </w:r>
      </w:ins>
      <w:r>
        <w:rPr>
          <w:rFonts w:cs="Times New Roman"/>
          <w:color w:val="0000CC"/>
          <w:szCs w:val="24"/>
          <w:shd w:val="clear" w:color="auto" w:fill="FFFFFF"/>
        </w:rPr>
        <w:t xml:space="preserve">. However, we have </w:t>
      </w:r>
      <w:ins w:id="129" w:author="Brian Sheil" w:date="2023-01-12T17:55:00Z">
        <w:r w:rsidR="009E1417">
          <w:rPr>
            <w:rFonts w:cs="Times New Roman"/>
            <w:color w:val="0000CC"/>
            <w:szCs w:val="24"/>
            <w:shd w:val="clear" w:color="auto" w:fill="FFFFFF"/>
          </w:rPr>
          <w:t>re-</w:t>
        </w:r>
      </w:ins>
      <w:r>
        <w:rPr>
          <w:rFonts w:cs="Times New Roman"/>
          <w:color w:val="0000CC"/>
          <w:szCs w:val="24"/>
          <w:shd w:val="clear" w:color="auto" w:fill="FFFFFF"/>
        </w:rPr>
        <w:t xml:space="preserve">checked </w:t>
      </w:r>
      <w:del w:id="130" w:author="Brian Sheil" w:date="2023-01-12T17:55:00Z">
        <w:r w:rsidR="000C18C3" w:rsidDel="009E1417">
          <w:rPr>
            <w:rFonts w:cs="Times New Roman"/>
            <w:color w:val="0000CC"/>
            <w:szCs w:val="24"/>
            <w:shd w:val="clear" w:color="auto" w:fill="FFFFFF"/>
          </w:rPr>
          <w:delText xml:space="preserve">and corrected </w:delText>
        </w:r>
        <w:r w:rsidDel="009E1417">
          <w:rPr>
            <w:rFonts w:cs="Times New Roman"/>
            <w:color w:val="0000CC"/>
            <w:szCs w:val="24"/>
            <w:shd w:val="clear" w:color="auto" w:fill="FFFFFF"/>
          </w:rPr>
          <w:delText>all possible</w:delText>
        </w:r>
      </w:del>
      <w:ins w:id="131" w:author="Brian Sheil" w:date="2023-01-12T17:55:00Z">
        <w:r w:rsidR="009E1417">
          <w:rPr>
            <w:rFonts w:cs="Times New Roman"/>
            <w:color w:val="0000CC"/>
            <w:szCs w:val="24"/>
            <w:shd w:val="clear" w:color="auto" w:fill="FFFFFF"/>
          </w:rPr>
          <w:t>all notation and do not see any typographical errors</w:t>
        </w:r>
      </w:ins>
      <w:r>
        <w:rPr>
          <w:rFonts w:cs="Times New Roman"/>
          <w:color w:val="0000CC"/>
          <w:szCs w:val="24"/>
          <w:shd w:val="clear" w:color="auto" w:fill="FFFFFF"/>
        </w:rPr>
        <w:t>.</w:t>
      </w:r>
    </w:p>
    <w:p w14:paraId="1F07C905" w14:textId="77777777" w:rsidR="00880F7A" w:rsidRPr="005A7921" w:rsidRDefault="00880F7A" w:rsidP="005A7921">
      <w:pPr>
        <w:spacing w:line="360" w:lineRule="auto"/>
        <w:rPr>
          <w:rFonts w:cs="Times New Roman"/>
          <w:color w:val="000000"/>
          <w:szCs w:val="24"/>
          <w:shd w:val="clear" w:color="auto" w:fill="FFFFFF"/>
        </w:rPr>
      </w:pPr>
    </w:p>
    <w:p w14:paraId="6A32976C" w14:textId="15320F72"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10</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 xml:space="preserve">Lines 210 - 214 (and overall manuscript): The description of the model framework and development is not clear. A lot of jargon and acronyms are used describe how the model is built and its components, however it is not clear how each component adds to the model and overall, how the model estimates simple stress strain behavior (i.e., is it stress-based or strain-based? The MCC takes in strain increments and estimates the stresses using critical state parameters M, eta, confinement, initial void ratio, hardening factor, etc. How are those incorporated here? The mentions of "learning" as in soil mechanics does not relay any detail other than giving the reader an impression of a black box step that cannot be fully substantiated. The use of machine learning to conduct constitutive model development is nice but not if one does not have intricate knowledge of what is going on under the hood and how that relates to/impacts the modeling assumptions and outputs. Essentially, what is going in and what is </w:t>
      </w:r>
      <w:r w:rsidR="005A7921" w:rsidRPr="005A7921">
        <w:rPr>
          <w:rFonts w:cs="Times New Roman"/>
          <w:color w:val="000000"/>
          <w:szCs w:val="24"/>
          <w:shd w:val="clear" w:color="auto" w:fill="FFFFFF"/>
        </w:rPr>
        <w:lastRenderedPageBreak/>
        <w:t>coming out and how do those two relate to geotechnical behavior of soils?</w:t>
      </w:r>
    </w:p>
    <w:p w14:paraId="5AD96B07" w14:textId="77777777" w:rsidR="0047265C" w:rsidRDefault="0047265C" w:rsidP="0047265C">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61EBDB8F" w14:textId="2CB71BB0" w:rsidR="0047265C" w:rsidDel="00582A23" w:rsidRDefault="0047265C" w:rsidP="0047265C">
      <w:pPr>
        <w:spacing w:line="360" w:lineRule="auto"/>
        <w:rPr>
          <w:del w:id="132" w:author="Brian Sheil" w:date="2023-01-12T18:01:00Z"/>
          <w:rFonts w:cs="Times New Roman"/>
          <w:color w:val="0000CC"/>
          <w:szCs w:val="24"/>
          <w:lang w:val="en-GB"/>
        </w:rPr>
      </w:pPr>
      <w:r>
        <w:rPr>
          <w:rFonts w:cs="Times New Roman"/>
          <w:color w:val="0000CC"/>
          <w:szCs w:val="24"/>
          <w:lang w:val="en-GB"/>
        </w:rPr>
        <w:t>Th</w:t>
      </w:r>
      <w:ins w:id="133" w:author="Brian Sheil" w:date="2023-01-12T17:57:00Z">
        <w:r w:rsidR="00582A23">
          <w:rPr>
            <w:rFonts w:cs="Times New Roman"/>
            <w:color w:val="0000CC"/>
            <w:szCs w:val="24"/>
            <w:lang w:val="en-GB"/>
          </w:rPr>
          <w:t>e authors thank the</w:t>
        </w:r>
      </w:ins>
      <w:del w:id="134" w:author="Brian Sheil" w:date="2023-01-12T17:57:00Z">
        <w:r w:rsidDel="00582A23">
          <w:rPr>
            <w:rFonts w:cs="Times New Roman"/>
            <w:color w:val="0000CC"/>
            <w:szCs w:val="24"/>
            <w:lang w:val="en-GB"/>
          </w:rPr>
          <w:delText>anks</w:delText>
        </w:r>
      </w:del>
      <w:r>
        <w:rPr>
          <w:rFonts w:cs="Times New Roman"/>
          <w:color w:val="0000CC"/>
          <w:szCs w:val="24"/>
          <w:lang w:val="en-GB"/>
        </w:rPr>
        <w:t xml:space="preserve"> </w:t>
      </w:r>
      <w:del w:id="135" w:author="Brian Sheil" w:date="2023-01-12T17:57:00Z">
        <w:r w:rsidDel="00582A23">
          <w:rPr>
            <w:rFonts w:cs="Times New Roman"/>
            <w:color w:val="0000CC"/>
            <w:szCs w:val="24"/>
            <w:lang w:val="en-GB"/>
          </w:rPr>
          <w:delText xml:space="preserve">to </w:delText>
        </w:r>
      </w:del>
      <w:r>
        <w:rPr>
          <w:rFonts w:cs="Times New Roman"/>
          <w:color w:val="0000CC"/>
          <w:szCs w:val="24"/>
          <w:lang w:val="en-GB"/>
        </w:rPr>
        <w:t>reviewer</w:t>
      </w:r>
      <w:ins w:id="136" w:author="Brian Sheil" w:date="2023-01-12T17:57:00Z">
        <w:r w:rsidR="00582A23">
          <w:rPr>
            <w:rFonts w:cs="Times New Roman"/>
            <w:color w:val="0000CC"/>
            <w:szCs w:val="24"/>
            <w:lang w:val="en-GB"/>
          </w:rPr>
          <w:t xml:space="preserve"> for this</w:t>
        </w:r>
      </w:ins>
      <w:del w:id="137" w:author="Brian Sheil" w:date="2023-01-12T17:57:00Z">
        <w:r w:rsidDel="00582A23">
          <w:rPr>
            <w:rFonts w:cs="Times New Roman"/>
            <w:color w:val="0000CC"/>
            <w:szCs w:val="24"/>
            <w:lang w:val="en-GB"/>
          </w:rPr>
          <w:delText>’s</w:delText>
        </w:r>
      </w:del>
      <w:r>
        <w:rPr>
          <w:rFonts w:cs="Times New Roman"/>
          <w:color w:val="0000CC"/>
          <w:szCs w:val="24"/>
          <w:lang w:val="en-GB"/>
        </w:rPr>
        <w:t xml:space="preserve"> constructive comment. We have added a new Fig. 2 to </w:t>
      </w:r>
      <w:del w:id="138" w:author="Brian Sheil" w:date="2023-01-12T17:57:00Z">
        <w:r w:rsidDel="00582A23">
          <w:rPr>
            <w:rFonts w:cs="Times New Roman"/>
            <w:color w:val="0000CC"/>
            <w:szCs w:val="24"/>
            <w:lang w:val="en-GB"/>
          </w:rPr>
          <w:delText xml:space="preserve">introduce </w:delText>
        </w:r>
      </w:del>
      <w:ins w:id="139" w:author="Brian Sheil" w:date="2023-01-12T17:57:00Z">
        <w:r w:rsidR="00582A23">
          <w:rPr>
            <w:rFonts w:cs="Times New Roman"/>
            <w:color w:val="0000CC"/>
            <w:szCs w:val="24"/>
            <w:lang w:val="en-GB"/>
          </w:rPr>
          <w:t>better describe</w:t>
        </w:r>
        <w:r w:rsidR="00582A23">
          <w:rPr>
            <w:rFonts w:cs="Times New Roman"/>
            <w:color w:val="0000CC"/>
            <w:szCs w:val="24"/>
            <w:lang w:val="en-GB"/>
          </w:rPr>
          <w:t xml:space="preserve"> </w:t>
        </w:r>
      </w:ins>
      <w:r>
        <w:rPr>
          <w:rFonts w:cs="Times New Roman"/>
          <w:color w:val="0000CC"/>
          <w:szCs w:val="24"/>
          <w:lang w:val="en-GB"/>
        </w:rPr>
        <w:t xml:space="preserve">the proposed </w:t>
      </w:r>
      <w:r w:rsidR="00CB5416">
        <w:rPr>
          <w:rFonts w:cs="Times New Roman"/>
          <w:color w:val="0000CC"/>
          <w:szCs w:val="24"/>
          <w:lang w:val="en-GB"/>
        </w:rPr>
        <w:t xml:space="preserve">model framework </w:t>
      </w:r>
      <w:del w:id="140" w:author="Brian Sheil" w:date="2023-01-12T18:13:00Z">
        <w:r w:rsidR="00CB5416" w:rsidDel="008563FD">
          <w:rPr>
            <w:rFonts w:cs="Times New Roman"/>
            <w:color w:val="0000CC"/>
            <w:szCs w:val="24"/>
            <w:lang w:val="en-GB"/>
          </w:rPr>
          <w:delText xml:space="preserve">and development </w:delText>
        </w:r>
      </w:del>
      <w:r w:rsidR="00CB5416">
        <w:rPr>
          <w:rFonts w:cs="Times New Roman"/>
          <w:color w:val="0000CC"/>
          <w:szCs w:val="24"/>
          <w:lang w:val="en-GB"/>
        </w:rPr>
        <w:t>together with the text</w:t>
      </w:r>
      <w:del w:id="141" w:author="Brian Sheil" w:date="2023-01-12T18:00:00Z">
        <w:r w:rsidR="00CB5416" w:rsidDel="00582A23">
          <w:rPr>
            <w:rFonts w:cs="Times New Roman"/>
            <w:color w:val="0000CC"/>
            <w:szCs w:val="24"/>
            <w:lang w:val="en-GB"/>
          </w:rPr>
          <w:delText>s</w:delText>
        </w:r>
      </w:del>
      <w:r w:rsidR="00CB5416">
        <w:rPr>
          <w:rFonts w:cs="Times New Roman"/>
          <w:color w:val="0000CC"/>
          <w:szCs w:val="24"/>
          <w:lang w:val="en-GB"/>
        </w:rPr>
        <w:t xml:space="preserve"> </w:t>
      </w:r>
      <w:del w:id="142" w:author="Brian Sheil" w:date="2023-01-12T18:00:00Z">
        <w:r w:rsidR="00CB5416" w:rsidDel="00582A23">
          <w:rPr>
            <w:rFonts w:cs="Times New Roman"/>
            <w:color w:val="0000CC"/>
            <w:szCs w:val="24"/>
            <w:lang w:val="en-GB"/>
          </w:rPr>
          <w:delText xml:space="preserve">shown </w:delText>
        </w:r>
      </w:del>
      <w:ins w:id="143" w:author="Brian Sheil" w:date="2023-01-12T18:00:00Z">
        <w:r w:rsidR="00582A23">
          <w:rPr>
            <w:rFonts w:cs="Times New Roman"/>
            <w:color w:val="0000CC"/>
            <w:szCs w:val="24"/>
            <w:lang w:val="en-GB"/>
          </w:rPr>
          <w:t>presented</w:t>
        </w:r>
      </w:ins>
      <w:ins w:id="144" w:author="Brian Sheil" w:date="2023-01-12T18:01:00Z">
        <w:r w:rsidR="00582A23">
          <w:rPr>
            <w:rFonts w:cs="Times New Roman"/>
            <w:color w:val="0000CC"/>
            <w:szCs w:val="24"/>
            <w:lang w:val="en-GB"/>
          </w:rPr>
          <w:t xml:space="preserve"> </w:t>
        </w:r>
      </w:ins>
      <w:r w:rsidR="00CB5416">
        <w:rPr>
          <w:rFonts w:cs="Times New Roman"/>
          <w:color w:val="0000CC"/>
          <w:szCs w:val="24"/>
          <w:lang w:val="en-GB"/>
        </w:rPr>
        <w:t xml:space="preserve">in </w:t>
      </w:r>
      <w:ins w:id="145" w:author="Brian Sheil" w:date="2023-01-12T18:01:00Z">
        <w:r w:rsidR="00582A23">
          <w:rPr>
            <w:rFonts w:cs="Times New Roman"/>
            <w:color w:val="0000CC"/>
            <w:szCs w:val="24"/>
            <w:lang w:val="en-GB"/>
          </w:rPr>
          <w:t xml:space="preserve">the </w:t>
        </w:r>
      </w:ins>
      <w:r w:rsidR="00CB5416">
        <w:rPr>
          <w:rFonts w:cs="Times New Roman"/>
          <w:color w:val="0000CC"/>
          <w:szCs w:val="24"/>
          <w:lang w:val="en-GB"/>
        </w:rPr>
        <w:t>section “</w:t>
      </w:r>
      <w:r w:rsidR="00CB5416" w:rsidRPr="00CB5416">
        <w:rPr>
          <w:rFonts w:cs="Times New Roman"/>
          <w:color w:val="0000CC"/>
          <w:szCs w:val="24"/>
          <w:lang w:val="en-GB"/>
        </w:rPr>
        <w:t>MCC-MR-NN for constitutive modelling</w:t>
      </w:r>
      <w:r w:rsidR="00CB5416">
        <w:rPr>
          <w:rFonts w:cs="Times New Roman"/>
          <w:color w:val="0000CC"/>
          <w:szCs w:val="24"/>
          <w:lang w:val="en-GB"/>
        </w:rPr>
        <w:t>”.</w:t>
      </w:r>
      <w:ins w:id="146" w:author="Brian Sheil" w:date="2023-01-12T18:01:00Z">
        <w:r w:rsidR="00582A23">
          <w:rPr>
            <w:rFonts w:cs="Times New Roman"/>
            <w:color w:val="0000CC"/>
            <w:szCs w:val="24"/>
            <w:lang w:val="en-GB"/>
          </w:rPr>
          <w:t xml:space="preserve"> </w:t>
        </w:r>
      </w:ins>
      <w:ins w:id="147" w:author="Brian Sheil" w:date="2023-01-12T18:04:00Z">
        <w:r w:rsidR="00582A23" w:rsidRPr="003B1F4B">
          <w:rPr>
            <w:color w:val="0000CC"/>
            <w:lang w:val="en-GB"/>
          </w:rPr>
          <w:t>Actually, constitutive modelling using</w:t>
        </w:r>
        <w:r w:rsidR="00582A23">
          <w:rPr>
            <w:color w:val="0000CC"/>
            <w:lang w:val="en-GB"/>
          </w:rPr>
          <w:t xml:space="preserve"> the proposed</w:t>
        </w:r>
        <w:r w:rsidR="00582A23" w:rsidRPr="003B1F4B">
          <w:rPr>
            <w:color w:val="0000CC"/>
            <w:lang w:val="en-GB"/>
          </w:rPr>
          <w:t xml:space="preserve"> MCC-MR-NN has the same input</w:t>
        </w:r>
        <w:r w:rsidR="00582A23">
          <w:rPr>
            <w:color w:val="0000CC"/>
            <w:lang w:val="en-GB"/>
          </w:rPr>
          <w:t>s</w:t>
        </w:r>
        <w:r w:rsidR="00582A23" w:rsidRPr="003B1F4B">
          <w:rPr>
            <w:color w:val="0000CC"/>
            <w:lang w:val="en-GB"/>
          </w:rPr>
          <w:t xml:space="preserve"> as the conventional stress integration algorithms.</w:t>
        </w:r>
        <w:r w:rsidR="00582A23">
          <w:rPr>
            <w:color w:val="0000CC"/>
            <w:lang w:val="en-GB"/>
          </w:rPr>
          <w:t xml:space="preserve"> </w:t>
        </w:r>
      </w:ins>
    </w:p>
    <w:p w14:paraId="026D818B" w14:textId="12B3DA16" w:rsidR="00582A23" w:rsidRDefault="00544F44" w:rsidP="00582A23">
      <w:pPr>
        <w:spacing w:line="360" w:lineRule="auto"/>
        <w:rPr>
          <w:ins w:id="148" w:author="Brian Sheil" w:date="2023-01-12T18:04:00Z"/>
          <w:rFonts w:cs="Times New Roman"/>
          <w:color w:val="0000CC"/>
          <w:szCs w:val="24"/>
          <w:lang w:val="en-GB"/>
        </w:rPr>
      </w:pPr>
      <w:r w:rsidRPr="00544F44">
        <w:rPr>
          <w:rFonts w:cs="Times New Roman"/>
          <w:color w:val="0000CC"/>
          <w:szCs w:val="24"/>
          <w:lang w:val="en-GB"/>
        </w:rPr>
        <w:t>We</w:t>
      </w:r>
      <w:ins w:id="149" w:author="Brian Sheil" w:date="2023-01-12T18:01:00Z">
        <w:r w:rsidR="00582A23">
          <w:rPr>
            <w:rFonts w:cs="Times New Roman"/>
            <w:color w:val="0000CC"/>
            <w:szCs w:val="24"/>
            <w:lang w:val="en-GB"/>
          </w:rPr>
          <w:t xml:space="preserve"> have</w:t>
        </w:r>
      </w:ins>
      <w:r w:rsidRPr="00544F44">
        <w:rPr>
          <w:rFonts w:cs="Times New Roman"/>
          <w:color w:val="0000CC"/>
          <w:szCs w:val="24"/>
          <w:lang w:val="en-GB"/>
        </w:rPr>
        <w:t xml:space="preserve"> also added a pseudocode </w:t>
      </w:r>
      <w:ins w:id="150" w:author="Brian Sheil" w:date="2023-01-13T10:47:00Z">
        <w:r w:rsidR="004E332D">
          <w:rPr>
            <w:rFonts w:cs="Times New Roman"/>
            <w:color w:val="0000CC"/>
            <w:szCs w:val="24"/>
            <w:lang w:val="en-GB"/>
          </w:rPr>
          <w:t xml:space="preserve">(Algorithm 1) </w:t>
        </w:r>
      </w:ins>
      <w:r w:rsidRPr="00544F44">
        <w:rPr>
          <w:rFonts w:cs="Times New Roman"/>
          <w:color w:val="0000CC"/>
          <w:szCs w:val="24"/>
          <w:lang w:val="en-GB"/>
        </w:rPr>
        <w:t>to introduce the process of using the proposed methodology to predict stress-strain relationship</w:t>
      </w:r>
      <w:del w:id="151" w:author="Brian Sheil" w:date="2023-01-13T10:47:00Z">
        <w:r w:rsidRPr="00544F44" w:rsidDel="004E332D">
          <w:rPr>
            <w:rFonts w:cs="Times New Roman"/>
            <w:color w:val="0000CC"/>
            <w:szCs w:val="24"/>
            <w:lang w:val="en-GB"/>
          </w:rPr>
          <w:delText>, as shown in line</w:delText>
        </w:r>
        <w:r w:rsidR="00D47956" w:rsidDel="004E332D">
          <w:rPr>
            <w:rFonts w:cs="Times New Roman"/>
            <w:color w:val="0000CC"/>
            <w:szCs w:val="24"/>
            <w:lang w:val="en-GB"/>
          </w:rPr>
          <w:delText xml:space="preserve"> 191</w:delText>
        </w:r>
      </w:del>
      <w:r w:rsidRPr="00544F44">
        <w:rPr>
          <w:rFonts w:cs="Times New Roman"/>
          <w:color w:val="0000CC"/>
          <w:szCs w:val="24"/>
          <w:lang w:val="en-GB"/>
        </w:rPr>
        <w:t>.</w:t>
      </w:r>
      <w:ins w:id="152" w:author="Brian Sheil" w:date="2023-01-12T18:03:00Z">
        <w:r w:rsidR="00582A23">
          <w:rPr>
            <w:rFonts w:cs="Times New Roman"/>
            <w:color w:val="0000CC"/>
            <w:szCs w:val="24"/>
            <w:lang w:val="en-GB"/>
          </w:rPr>
          <w:t xml:space="preserve"> </w:t>
        </w:r>
      </w:ins>
      <w:bookmarkStart w:id="153" w:name="_Hlk124487831"/>
      <w:ins w:id="154" w:author="Brian Sheil" w:date="2023-01-12T18:04:00Z">
        <w:r w:rsidR="00582A23">
          <w:rPr>
            <w:rFonts w:cs="Times New Roman"/>
            <w:color w:val="0000CC"/>
            <w:szCs w:val="24"/>
            <w:lang w:val="en-GB"/>
          </w:rPr>
          <w:t>There are two key processes by which the proposed modelling captures the geotechnical behaviour of soils:</w:t>
        </w:r>
      </w:ins>
    </w:p>
    <w:p w14:paraId="3F0E0EBF" w14:textId="20D6854E" w:rsidR="00582A23" w:rsidRDefault="00582A23" w:rsidP="00582A23">
      <w:pPr>
        <w:pStyle w:val="ListParagraph"/>
        <w:numPr>
          <w:ilvl w:val="0"/>
          <w:numId w:val="5"/>
        </w:numPr>
        <w:spacing w:line="360" w:lineRule="auto"/>
        <w:ind w:firstLineChars="0"/>
        <w:rPr>
          <w:ins w:id="155" w:author="Brian Sheil" w:date="2023-01-12T18:10:00Z"/>
          <w:rFonts w:cs="Times New Roman"/>
          <w:color w:val="0000CC"/>
          <w:szCs w:val="24"/>
          <w:lang w:val="en-GB"/>
        </w:rPr>
      </w:pPr>
      <w:ins w:id="156" w:author="Brian Sheil" w:date="2023-01-12T18:05:00Z">
        <w:r>
          <w:rPr>
            <w:rFonts w:cs="Times New Roman"/>
            <w:color w:val="0000CC"/>
            <w:szCs w:val="24"/>
            <w:lang w:val="en-GB"/>
          </w:rPr>
          <w:t>The model is first trained on a database of simulations generated by an adopted constitutive</w:t>
        </w:r>
      </w:ins>
      <w:ins w:id="157" w:author="Brian Sheil" w:date="2023-01-12T18:08:00Z">
        <w:r w:rsidR="00D02FBB">
          <w:rPr>
            <w:rFonts w:cs="Times New Roman"/>
            <w:color w:val="0000CC"/>
            <w:szCs w:val="24"/>
            <w:lang w:val="en-GB"/>
          </w:rPr>
          <w:t xml:space="preserve"> model</w:t>
        </w:r>
      </w:ins>
      <w:ins w:id="158" w:author="Brian Sheil" w:date="2023-01-12T18:09:00Z">
        <w:r w:rsidR="00D02FBB">
          <w:rPr>
            <w:rFonts w:cs="Times New Roman"/>
            <w:color w:val="0000CC"/>
            <w:szCs w:val="24"/>
            <w:lang w:val="en-GB"/>
          </w:rPr>
          <w:t xml:space="preserve">. This is </w:t>
        </w:r>
      </w:ins>
      <w:ins w:id="159" w:author="Brian Sheil" w:date="2023-01-12T18:08:00Z">
        <w:r w:rsidR="00D02FBB">
          <w:rPr>
            <w:rFonts w:cs="Times New Roman"/>
            <w:color w:val="0000CC"/>
            <w:szCs w:val="24"/>
            <w:lang w:val="en-GB"/>
          </w:rPr>
          <w:t>the “lo</w:t>
        </w:r>
      </w:ins>
      <w:ins w:id="160" w:author="Brian Sheil" w:date="2023-01-12T18:09:00Z">
        <w:r w:rsidR="00D02FBB">
          <w:rPr>
            <w:rFonts w:cs="Times New Roman"/>
            <w:color w:val="0000CC"/>
            <w:szCs w:val="24"/>
            <w:lang w:val="en-GB"/>
          </w:rPr>
          <w:t>w-fidelity” model. By training on this synthetic dataset, it implicitly learns the constitutive model’s description of geotechnical behaviour to e</w:t>
        </w:r>
      </w:ins>
      <w:ins w:id="161" w:author="Brian Sheil" w:date="2023-01-12T18:10:00Z">
        <w:r w:rsidR="00D02FBB">
          <w:rPr>
            <w:rFonts w:cs="Times New Roman"/>
            <w:color w:val="0000CC"/>
            <w:szCs w:val="24"/>
            <w:lang w:val="en-GB"/>
          </w:rPr>
          <w:t>ncode high-level cause-effect relationships.</w:t>
        </w:r>
      </w:ins>
    </w:p>
    <w:p w14:paraId="60C4BFF9" w14:textId="427065FF" w:rsidR="00D02FBB" w:rsidRPr="00582A23" w:rsidRDefault="00D02FBB" w:rsidP="00582A23">
      <w:pPr>
        <w:pStyle w:val="ListParagraph"/>
        <w:numPr>
          <w:ilvl w:val="0"/>
          <w:numId w:val="5"/>
        </w:numPr>
        <w:spacing w:line="360" w:lineRule="auto"/>
        <w:ind w:firstLineChars="0"/>
        <w:rPr>
          <w:ins w:id="162" w:author="Brian Sheil" w:date="2023-01-12T18:04:00Z"/>
          <w:rFonts w:cs="Times New Roman"/>
          <w:color w:val="0000CC"/>
          <w:szCs w:val="24"/>
          <w:lang w:val="en-GB"/>
          <w:rPrChange w:id="163" w:author="Brian Sheil" w:date="2023-01-12T18:05:00Z">
            <w:rPr>
              <w:ins w:id="164" w:author="Brian Sheil" w:date="2023-01-12T18:04:00Z"/>
              <w:lang w:val="en-GB"/>
            </w:rPr>
          </w:rPrChange>
        </w:rPr>
        <w:pPrChange w:id="165" w:author="Brian Sheil" w:date="2023-01-12T18:05:00Z">
          <w:pPr>
            <w:spacing w:line="360" w:lineRule="auto"/>
          </w:pPr>
        </w:pPrChange>
      </w:pPr>
      <w:ins w:id="166" w:author="Brian Sheil" w:date="2023-01-12T18:10:00Z">
        <w:r>
          <w:rPr>
            <w:rFonts w:cs="Times New Roman"/>
            <w:color w:val="0000CC"/>
            <w:szCs w:val="24"/>
            <w:lang w:val="en-GB"/>
          </w:rPr>
          <w:t xml:space="preserve">The model is then </w:t>
        </w:r>
      </w:ins>
      <w:ins w:id="167" w:author="Brian Sheil" w:date="2023-01-13T07:42:00Z">
        <w:r w:rsidR="00A30475">
          <w:rPr>
            <w:rFonts w:cs="Times New Roman"/>
            <w:color w:val="0000CC"/>
            <w:szCs w:val="24"/>
            <w:lang w:val="en-GB"/>
          </w:rPr>
          <w:t xml:space="preserve">refined </w:t>
        </w:r>
      </w:ins>
      <w:ins w:id="168" w:author="Brian Sheil" w:date="2023-01-12T18:10:00Z">
        <w:r>
          <w:rPr>
            <w:rFonts w:cs="Times New Roman"/>
            <w:color w:val="0000CC"/>
            <w:szCs w:val="24"/>
            <w:lang w:val="en-GB"/>
          </w:rPr>
          <w:t>by comparing predictions from step (1) above</w:t>
        </w:r>
      </w:ins>
      <w:ins w:id="169" w:author="Brian Sheil" w:date="2023-01-12T18:11:00Z">
        <w:r>
          <w:rPr>
            <w:rFonts w:cs="Times New Roman"/>
            <w:color w:val="0000CC"/>
            <w:szCs w:val="24"/>
            <w:lang w:val="en-GB"/>
          </w:rPr>
          <w:t xml:space="preserve"> to real experimental data</w:t>
        </w:r>
      </w:ins>
      <w:ins w:id="170" w:author="Brian Sheil" w:date="2023-01-13T07:42:00Z">
        <w:r w:rsidR="00A30475">
          <w:rPr>
            <w:rFonts w:cs="Times New Roman"/>
            <w:color w:val="0000CC"/>
            <w:szCs w:val="24"/>
            <w:lang w:val="en-GB"/>
          </w:rPr>
          <w:t xml:space="preserve"> and incorporating these differences into the </w:t>
        </w:r>
      </w:ins>
      <w:ins w:id="171" w:author="Brian Sheil" w:date="2023-01-12T18:11:00Z">
        <w:r>
          <w:rPr>
            <w:rFonts w:cs="Times New Roman"/>
            <w:color w:val="0000CC"/>
            <w:szCs w:val="24"/>
            <w:lang w:val="en-GB"/>
          </w:rPr>
          <w:t>“high-fidelity” model</w:t>
        </w:r>
      </w:ins>
      <w:ins w:id="172" w:author="Brian Sheil" w:date="2023-01-13T07:42:00Z">
        <w:r w:rsidR="00A30475">
          <w:rPr>
            <w:rFonts w:cs="Times New Roman"/>
            <w:color w:val="0000CC"/>
            <w:szCs w:val="24"/>
            <w:lang w:val="en-GB"/>
          </w:rPr>
          <w:t xml:space="preserve">; its </w:t>
        </w:r>
      </w:ins>
      <w:ins w:id="173" w:author="Brian Sheil" w:date="2023-01-12T18:12:00Z">
        <w:r>
          <w:rPr>
            <w:rFonts w:cs="Times New Roman"/>
            <w:color w:val="0000CC"/>
            <w:szCs w:val="24"/>
            <w:lang w:val="en-GB"/>
          </w:rPr>
          <w:t>form is learned directly from the geotechnical data.</w:t>
        </w:r>
      </w:ins>
    </w:p>
    <w:bookmarkEnd w:id="153"/>
    <w:p w14:paraId="31E7F323" w14:textId="7D6A1253" w:rsidR="005A7921" w:rsidRPr="00544F44" w:rsidDel="00D02FBB" w:rsidRDefault="00D02FBB" w:rsidP="00A30475">
      <w:pPr>
        <w:spacing w:line="360" w:lineRule="auto"/>
        <w:rPr>
          <w:del w:id="174" w:author="Brian Sheil" w:date="2023-01-12T18:10:00Z"/>
          <w:rFonts w:cs="Times New Roman"/>
          <w:color w:val="0000CC"/>
          <w:szCs w:val="24"/>
          <w:lang w:val="en-GB"/>
        </w:rPr>
        <w:pPrChange w:id="175" w:author="Brian Sheil" w:date="2023-01-13T07:42:00Z">
          <w:pPr>
            <w:spacing w:line="360" w:lineRule="auto"/>
            <w:ind w:firstLineChars="200" w:firstLine="480"/>
          </w:pPr>
        </w:pPrChange>
      </w:pPr>
      <w:ins w:id="176" w:author="Brian Sheil" w:date="2023-01-12T18:13:00Z">
        <w:r>
          <w:rPr>
            <w:rFonts w:cs="Times New Roman"/>
            <w:color w:val="0000CC"/>
            <w:szCs w:val="24"/>
            <w:lang w:val="en-GB"/>
          </w:rPr>
          <w:t>T</w:t>
        </w:r>
      </w:ins>
    </w:p>
    <w:p w14:paraId="4CF3673B" w14:textId="71851ECD" w:rsidR="003B1F4B" w:rsidRPr="003B1F4B" w:rsidRDefault="003B1F4B" w:rsidP="00A30475">
      <w:pPr>
        <w:spacing w:line="360" w:lineRule="auto"/>
        <w:rPr>
          <w:color w:val="0000CC"/>
          <w:lang w:val="en-GB"/>
        </w:rPr>
        <w:pPrChange w:id="177" w:author="Brian Sheil" w:date="2023-01-13T07:42:00Z">
          <w:pPr>
            <w:spacing w:line="360" w:lineRule="auto"/>
            <w:ind w:firstLineChars="200" w:firstLine="480"/>
          </w:pPr>
        </w:pPrChange>
      </w:pPr>
      <w:del w:id="178" w:author="Brian Sheil" w:date="2023-01-12T18:04:00Z">
        <w:r w:rsidRPr="003B1F4B" w:rsidDel="00582A23">
          <w:rPr>
            <w:color w:val="0000CC"/>
            <w:lang w:val="en-GB"/>
          </w:rPr>
          <w:delText xml:space="preserve">Actually, constitutive modelling using MCC-MR-NN has the same input as the conventional stress integration algorithms. </w:delText>
        </w:r>
      </w:del>
      <w:del w:id="179" w:author="Brian Sheil" w:date="2023-01-12T18:10:00Z">
        <w:r w:rsidRPr="003B1F4B" w:rsidDel="00D02FBB">
          <w:rPr>
            <w:color w:val="0000CC"/>
            <w:lang w:val="en-GB"/>
          </w:rPr>
          <w:delText xml:space="preserve">The predictions of </w:delText>
        </w:r>
        <w:r w:rsidRPr="003B1F4B" w:rsidDel="00D02FBB">
          <w:rPr>
            <w:rFonts w:ascii="Monotype Corsiva" w:hAnsi="Monotype Corsiva"/>
            <w:i/>
            <w:iCs/>
            <w:color w:val="0000CC"/>
            <w:lang w:val="en-GB"/>
          </w:rPr>
          <w:delText>NN</w:delText>
        </w:r>
        <w:r w:rsidRPr="003B1F4B" w:rsidDel="00D02FBB">
          <w:rPr>
            <w:i/>
            <w:iCs/>
            <w:color w:val="0000CC"/>
            <w:vertAlign w:val="subscript"/>
            <w:lang w:val="en-GB"/>
          </w:rPr>
          <w:delText>L</w:delText>
        </w:r>
        <w:r w:rsidRPr="003B1F4B" w:rsidDel="00D02FBB">
          <w:rPr>
            <w:color w:val="0000CC"/>
            <w:lang w:val="en-GB"/>
          </w:rPr>
          <w:delText xml:space="preserve"> can be regarded as the weak constraints of the final</w:delText>
        </w:r>
      </w:del>
      <w:del w:id="180" w:author="Brian Sheil" w:date="2023-01-12T18:02:00Z">
        <w:r w:rsidRPr="003B1F4B" w:rsidDel="00582A23">
          <w:rPr>
            <w:color w:val="0000CC"/>
            <w:lang w:val="en-GB"/>
          </w:rPr>
          <w:delText>ly</w:delText>
        </w:r>
      </w:del>
      <w:del w:id="181" w:author="Brian Sheil" w:date="2023-01-12T18:10:00Z">
        <w:r w:rsidRPr="003B1F4B" w:rsidDel="00D02FBB">
          <w:rPr>
            <w:color w:val="0000CC"/>
            <w:lang w:val="en-GB"/>
          </w:rPr>
          <w:delText xml:space="preserve"> predict</w:delText>
        </w:r>
      </w:del>
      <w:del w:id="182" w:author="Brian Sheil" w:date="2023-01-12T18:02:00Z">
        <w:r w:rsidRPr="003B1F4B" w:rsidDel="00582A23">
          <w:rPr>
            <w:color w:val="0000CC"/>
            <w:lang w:val="en-GB"/>
          </w:rPr>
          <w:delText>ed</w:delText>
        </w:r>
      </w:del>
      <w:del w:id="183" w:author="Brian Sheil" w:date="2023-01-12T18:10:00Z">
        <w:r w:rsidRPr="003B1F4B" w:rsidDel="00D02FBB">
          <w:rPr>
            <w:color w:val="0000CC"/>
            <w:lang w:val="en-GB"/>
          </w:rPr>
          <w:delText xml:space="preserve"> stress considering it mimic the mechanical behaviours of MCC. |We use this way to embed knowledge about MCC to the MCC-MR-NN. The difference of predicted stress using </w:delText>
        </w:r>
        <w:r w:rsidRPr="003B1F4B" w:rsidDel="00D02FBB">
          <w:rPr>
            <w:rFonts w:ascii="Monotype Corsiva" w:hAnsi="Monotype Corsiva"/>
            <w:i/>
            <w:iCs/>
            <w:color w:val="0000CC"/>
            <w:lang w:val="en-GB"/>
          </w:rPr>
          <w:delText>NN</w:delText>
        </w:r>
        <w:r w:rsidRPr="003B1F4B" w:rsidDel="00D02FBB">
          <w:rPr>
            <w:i/>
            <w:iCs/>
            <w:color w:val="0000CC"/>
            <w:vertAlign w:val="subscript"/>
            <w:lang w:val="en-GB"/>
          </w:rPr>
          <w:delText>L</w:delText>
        </w:r>
        <w:r w:rsidRPr="003B1F4B" w:rsidDel="00D02FBB">
          <w:rPr>
            <w:color w:val="0000CC"/>
            <w:lang w:val="en-GB"/>
          </w:rPr>
          <w:delText xml:space="preserve"> to the experimental data can be further mitigated by </w:delText>
        </w:r>
        <w:r w:rsidRPr="003B1F4B" w:rsidDel="00D02FBB">
          <w:rPr>
            <w:rFonts w:ascii="Monotype Corsiva" w:hAnsi="Monotype Corsiva"/>
            <w:i/>
            <w:iCs/>
            <w:color w:val="0000CC"/>
            <w:lang w:val="en-GB"/>
          </w:rPr>
          <w:delText>NN</w:delText>
        </w:r>
        <w:r w:rsidRPr="003B1F4B" w:rsidDel="00D02FBB">
          <w:rPr>
            <w:i/>
            <w:iCs/>
            <w:color w:val="0000CC"/>
            <w:vertAlign w:val="subscript"/>
            <w:lang w:val="en-GB"/>
          </w:rPr>
          <w:delText>H</w:delText>
        </w:r>
        <w:r w:rsidRPr="003B1F4B" w:rsidDel="00D02FBB">
          <w:rPr>
            <w:color w:val="0000CC"/>
            <w:lang w:val="en-GB"/>
          </w:rPr>
          <w:delText xml:space="preserve">. </w:delText>
        </w:r>
      </w:del>
      <w:del w:id="184" w:author="Brian Sheil" w:date="2023-01-12T18:12:00Z">
        <w:r w:rsidRPr="003B1F4B" w:rsidDel="00D02FBB">
          <w:rPr>
            <w:color w:val="0000CC"/>
            <w:lang w:val="en-GB"/>
          </w:rPr>
          <w:delText>T</w:delText>
        </w:r>
      </w:del>
      <w:r w:rsidRPr="003B1F4B">
        <w:rPr>
          <w:color w:val="0000CC"/>
          <w:lang w:val="en-GB"/>
        </w:rPr>
        <w:t>h</w:t>
      </w:r>
      <w:ins w:id="185" w:author="Brian Sheil" w:date="2023-01-13T07:42:00Z">
        <w:r w:rsidR="00A30475">
          <w:rPr>
            <w:color w:val="0000CC"/>
            <w:lang w:val="en-GB"/>
          </w:rPr>
          <w:t>ese</w:t>
        </w:r>
      </w:ins>
      <w:del w:id="186" w:author="Brian Sheil" w:date="2023-01-13T07:42:00Z">
        <w:r w:rsidRPr="003B1F4B" w:rsidDel="00A30475">
          <w:rPr>
            <w:color w:val="0000CC"/>
            <w:lang w:val="en-GB"/>
          </w:rPr>
          <w:delText>is</w:delText>
        </w:r>
      </w:del>
      <w:r w:rsidRPr="003B1F4B">
        <w:rPr>
          <w:color w:val="0000CC"/>
          <w:lang w:val="en-GB"/>
        </w:rPr>
        <w:t xml:space="preserve"> point</w:t>
      </w:r>
      <w:ins w:id="187" w:author="Brian Sheil" w:date="2023-01-13T07:42:00Z">
        <w:r w:rsidR="00A30475">
          <w:rPr>
            <w:color w:val="0000CC"/>
            <w:lang w:val="en-GB"/>
          </w:rPr>
          <w:t>s</w:t>
        </w:r>
      </w:ins>
      <w:r w:rsidRPr="003B1F4B">
        <w:rPr>
          <w:color w:val="0000CC"/>
          <w:lang w:val="en-GB"/>
        </w:rPr>
        <w:t xml:space="preserve"> was added </w:t>
      </w:r>
      <w:ins w:id="188" w:author="Brian Sheil" w:date="2023-01-12T18:13:00Z">
        <w:r w:rsidR="00D02FBB">
          <w:rPr>
            <w:color w:val="0000CC"/>
            <w:lang w:val="en-GB"/>
          </w:rPr>
          <w:t>to</w:t>
        </w:r>
      </w:ins>
      <w:del w:id="189" w:author="Brian Sheil" w:date="2023-01-12T18:13:00Z">
        <w:r w:rsidRPr="003B1F4B" w:rsidDel="00D02FBB">
          <w:rPr>
            <w:color w:val="0000CC"/>
            <w:lang w:val="en-GB"/>
          </w:rPr>
          <w:delText>in</w:delText>
        </w:r>
      </w:del>
      <w:r w:rsidRPr="003B1F4B">
        <w:rPr>
          <w:color w:val="0000CC"/>
          <w:lang w:val="en-GB"/>
        </w:rPr>
        <w:t xml:space="preserve"> lines</w:t>
      </w:r>
      <w:r w:rsidR="00D47956">
        <w:rPr>
          <w:color w:val="0000CC"/>
          <w:lang w:val="en-GB"/>
        </w:rPr>
        <w:t xml:space="preserve"> 19</w:t>
      </w:r>
      <w:ins w:id="190" w:author="Brian Sheil" w:date="2023-01-13T07:41:00Z">
        <w:r w:rsidR="00A30475">
          <w:rPr>
            <w:color w:val="0000CC"/>
            <w:lang w:val="en-GB"/>
          </w:rPr>
          <w:t>7</w:t>
        </w:r>
      </w:ins>
      <w:del w:id="191" w:author="Brian Sheil" w:date="2023-01-13T07:41:00Z">
        <w:r w:rsidR="00D47956" w:rsidDel="00A30475">
          <w:rPr>
            <w:color w:val="0000CC"/>
            <w:lang w:val="en-GB"/>
          </w:rPr>
          <w:delText>2</w:delText>
        </w:r>
      </w:del>
      <w:r w:rsidR="00D47956">
        <w:rPr>
          <w:color w:val="0000CC"/>
          <w:lang w:val="en-GB"/>
        </w:rPr>
        <w:t>-</w:t>
      </w:r>
      <w:ins w:id="192" w:author="Brian Sheil" w:date="2023-01-13T07:41:00Z">
        <w:r w:rsidR="00A30475">
          <w:rPr>
            <w:color w:val="0000CC"/>
            <w:lang w:val="en-GB"/>
          </w:rPr>
          <w:t>20</w:t>
        </w:r>
      </w:ins>
      <w:ins w:id="193" w:author="Brian Sheil" w:date="2023-01-13T10:47:00Z">
        <w:r w:rsidR="004E332D">
          <w:rPr>
            <w:color w:val="0000CC"/>
            <w:lang w:val="en-GB"/>
          </w:rPr>
          <w:t>6</w:t>
        </w:r>
      </w:ins>
      <w:del w:id="194" w:author="Brian Sheil" w:date="2023-01-13T07:41:00Z">
        <w:r w:rsidR="00D47956" w:rsidDel="00A30475">
          <w:rPr>
            <w:color w:val="0000CC"/>
            <w:lang w:val="en-GB"/>
          </w:rPr>
          <w:delText>196</w:delText>
        </w:r>
      </w:del>
      <w:r w:rsidRPr="003B1F4B">
        <w:rPr>
          <w:color w:val="0000CC"/>
          <w:lang w:val="en-GB"/>
        </w:rPr>
        <w:t xml:space="preserve"> in the revised paper.</w:t>
      </w:r>
    </w:p>
    <w:p w14:paraId="375ACED2" w14:textId="77777777" w:rsidR="00544F44" w:rsidRPr="0047265C" w:rsidRDefault="00544F44" w:rsidP="005A7921">
      <w:pPr>
        <w:spacing w:line="360" w:lineRule="auto"/>
        <w:rPr>
          <w:rFonts w:cs="Times New Roman"/>
          <w:color w:val="000000"/>
          <w:szCs w:val="24"/>
          <w:shd w:val="clear" w:color="auto" w:fill="FFFFFF"/>
          <w:lang w:val="en-GB"/>
        </w:rPr>
      </w:pPr>
    </w:p>
    <w:p w14:paraId="2A674495" w14:textId="3ADF9785"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11</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 xml:space="preserve">Line 217: Does "" mean that it could estimate </w:t>
      </w:r>
      <w:r w:rsidR="00E75285" w:rsidRPr="005A7921">
        <w:rPr>
          <w:rFonts w:cs="Times New Roman"/>
          <w:color w:val="000000"/>
          <w:szCs w:val="24"/>
          <w:shd w:val="clear" w:color="auto" w:fill="FFFFFF"/>
        </w:rPr>
        <w:t xml:space="preserve">it is still plausible for ML-assisted models to generate unexpected predictions </w:t>
      </w:r>
      <w:r w:rsidR="005A7921" w:rsidRPr="005A7921">
        <w:rPr>
          <w:rFonts w:cs="Times New Roman"/>
          <w:color w:val="000000"/>
          <w:szCs w:val="24"/>
          <w:shd w:val="clear" w:color="auto" w:fill="FFFFFF"/>
        </w:rPr>
        <w:t>behaviors that defy physical constraints and limits (i.e., unrealistic behaviors)?</w:t>
      </w:r>
    </w:p>
    <w:p w14:paraId="3C2E1CEC" w14:textId="77777777" w:rsidR="00E75285" w:rsidRDefault="00E75285" w:rsidP="00E75285">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11635756" w14:textId="005D3EA8" w:rsidR="00E75285" w:rsidRDefault="00E75285" w:rsidP="00E75285">
      <w:pPr>
        <w:spacing w:line="360" w:lineRule="auto"/>
        <w:rPr>
          <w:rFonts w:cs="Times New Roman"/>
          <w:color w:val="0000CC"/>
          <w:szCs w:val="24"/>
          <w:lang w:val="en-GB"/>
        </w:rPr>
      </w:pPr>
      <w:r>
        <w:rPr>
          <w:rFonts w:cs="Times New Roman"/>
          <w:color w:val="0000CC"/>
          <w:szCs w:val="24"/>
          <w:lang w:val="en-GB"/>
        </w:rPr>
        <w:t>Exactly</w:t>
      </w:r>
      <w:r w:rsidR="00FE7826">
        <w:rPr>
          <w:rFonts w:cs="Times New Roman"/>
          <w:color w:val="0000CC"/>
          <w:szCs w:val="24"/>
          <w:lang w:val="en-GB"/>
        </w:rPr>
        <w:t xml:space="preserve">. </w:t>
      </w:r>
      <w:del w:id="195" w:author="Brian Sheil" w:date="2023-01-12T18:14:00Z">
        <w:r w:rsidR="00FE7826" w:rsidDel="008563FD">
          <w:rPr>
            <w:rFonts w:cs="Times New Roman"/>
            <w:color w:val="0000CC"/>
            <w:szCs w:val="24"/>
            <w:lang w:val="en-GB"/>
          </w:rPr>
          <w:delText xml:space="preserve">It </w:delText>
        </w:r>
      </w:del>
      <w:ins w:id="196" w:author="Brian Sheil" w:date="2023-01-12T18:14:00Z">
        <w:r w:rsidR="008563FD">
          <w:rPr>
            <w:rFonts w:cs="Times New Roman"/>
            <w:color w:val="0000CC"/>
            <w:szCs w:val="24"/>
            <w:lang w:val="en-GB"/>
          </w:rPr>
          <w:t>This</w:t>
        </w:r>
        <w:r w:rsidR="008563FD">
          <w:rPr>
            <w:rFonts w:cs="Times New Roman"/>
            <w:color w:val="0000CC"/>
            <w:szCs w:val="24"/>
            <w:lang w:val="en-GB"/>
          </w:rPr>
          <w:t xml:space="preserve"> </w:t>
        </w:r>
      </w:ins>
      <w:r w:rsidR="00FE7826">
        <w:rPr>
          <w:rFonts w:cs="Times New Roman"/>
          <w:color w:val="0000CC"/>
          <w:szCs w:val="24"/>
          <w:lang w:val="en-GB"/>
        </w:rPr>
        <w:t>also include</w:t>
      </w:r>
      <w:ins w:id="197" w:author="Brian Sheil" w:date="2023-01-12T18:14:00Z">
        <w:r w:rsidR="008563FD">
          <w:rPr>
            <w:rFonts w:cs="Times New Roman"/>
            <w:color w:val="0000CC"/>
            <w:szCs w:val="24"/>
            <w:lang w:val="en-GB"/>
          </w:rPr>
          <w:t>s</w:t>
        </w:r>
      </w:ins>
      <w:r w:rsidR="00FE7826">
        <w:rPr>
          <w:rFonts w:cs="Times New Roman"/>
          <w:color w:val="0000CC"/>
          <w:szCs w:val="24"/>
          <w:lang w:val="en-GB"/>
        </w:rPr>
        <w:t xml:space="preserve"> </w:t>
      </w:r>
      <w:del w:id="198" w:author="Brian Sheil" w:date="2023-01-12T18:14:00Z">
        <w:r w:rsidR="00FE7826" w:rsidDel="008563FD">
          <w:rPr>
            <w:rFonts w:cs="Times New Roman"/>
            <w:color w:val="0000CC"/>
            <w:szCs w:val="24"/>
            <w:lang w:val="en-GB"/>
          </w:rPr>
          <w:delText xml:space="preserve">the </w:delText>
        </w:r>
      </w:del>
      <w:r w:rsidR="00FE7826">
        <w:rPr>
          <w:rFonts w:cs="Times New Roman"/>
          <w:color w:val="0000CC"/>
          <w:szCs w:val="24"/>
          <w:lang w:val="en-GB"/>
        </w:rPr>
        <w:t>prediction</w:t>
      </w:r>
      <w:ins w:id="199" w:author="Brian Sheil" w:date="2023-01-12T18:14:00Z">
        <w:r w:rsidR="008563FD">
          <w:rPr>
            <w:rFonts w:cs="Times New Roman"/>
            <w:color w:val="0000CC"/>
            <w:szCs w:val="24"/>
            <w:lang w:val="en-GB"/>
          </w:rPr>
          <w:t>s</w:t>
        </w:r>
      </w:ins>
      <w:r w:rsidR="00FE7826">
        <w:rPr>
          <w:rFonts w:cs="Times New Roman"/>
          <w:color w:val="0000CC"/>
          <w:szCs w:val="24"/>
          <w:lang w:val="en-GB"/>
        </w:rPr>
        <w:t xml:space="preserve"> exhibiting large errors. We have emphasized these two points in </w:t>
      </w:r>
      <w:del w:id="200" w:author="Brian Sheil" w:date="2023-01-12T18:14:00Z">
        <w:r w:rsidR="00FE7826" w:rsidDel="008563FD">
          <w:rPr>
            <w:rFonts w:cs="Times New Roman"/>
            <w:color w:val="0000CC"/>
            <w:szCs w:val="24"/>
            <w:lang w:val="en-GB"/>
          </w:rPr>
          <w:delText xml:space="preserve">the </w:delText>
        </w:r>
      </w:del>
      <w:r w:rsidR="00FE7826">
        <w:rPr>
          <w:rFonts w:cs="Times New Roman"/>
          <w:color w:val="0000CC"/>
          <w:szCs w:val="24"/>
          <w:lang w:val="en-GB"/>
        </w:rPr>
        <w:t xml:space="preserve">line </w:t>
      </w:r>
      <w:r w:rsidR="00D47956">
        <w:rPr>
          <w:rFonts w:cs="Times New Roman"/>
          <w:color w:val="0000CC"/>
          <w:szCs w:val="24"/>
          <w:lang w:val="en-GB"/>
        </w:rPr>
        <w:t>2</w:t>
      </w:r>
      <w:ins w:id="201" w:author="Brian Sheil" w:date="2023-01-13T10:47:00Z">
        <w:r w:rsidR="004E332D">
          <w:rPr>
            <w:rFonts w:cs="Times New Roman"/>
            <w:color w:val="0000CC"/>
            <w:szCs w:val="24"/>
            <w:lang w:val="en-GB"/>
          </w:rPr>
          <w:t>11</w:t>
        </w:r>
      </w:ins>
      <w:del w:id="202" w:author="Brian Sheil" w:date="2023-01-13T10:47:00Z">
        <w:r w:rsidR="00D47956" w:rsidDel="004E332D">
          <w:rPr>
            <w:rFonts w:cs="Times New Roman"/>
            <w:color w:val="0000CC"/>
            <w:szCs w:val="24"/>
            <w:lang w:val="en-GB"/>
          </w:rPr>
          <w:delText>0</w:delText>
        </w:r>
      </w:del>
      <w:del w:id="203" w:author="Brian Sheil" w:date="2023-01-13T07:43:00Z">
        <w:r w:rsidR="00D47956" w:rsidDel="00D014B8">
          <w:rPr>
            <w:rFonts w:cs="Times New Roman"/>
            <w:color w:val="0000CC"/>
            <w:szCs w:val="24"/>
            <w:lang w:val="en-GB"/>
          </w:rPr>
          <w:delText>0</w:delText>
        </w:r>
      </w:del>
      <w:ins w:id="204" w:author="Brian Sheil" w:date="2023-01-12T18:14:00Z">
        <w:r w:rsidR="008563FD">
          <w:rPr>
            <w:rFonts w:cs="Times New Roman"/>
            <w:color w:val="0000CC"/>
            <w:szCs w:val="24"/>
            <w:lang w:val="en-GB"/>
          </w:rPr>
          <w:t xml:space="preserve"> of the revised submission</w:t>
        </w:r>
      </w:ins>
      <w:r w:rsidR="00D47956">
        <w:rPr>
          <w:rFonts w:cs="Times New Roman"/>
          <w:color w:val="0000CC"/>
          <w:szCs w:val="24"/>
          <w:lang w:val="en-GB"/>
        </w:rPr>
        <w:t>.</w:t>
      </w:r>
    </w:p>
    <w:p w14:paraId="56BECAD0" w14:textId="5490DA7A" w:rsidR="005A7921" w:rsidRPr="00E75285" w:rsidRDefault="005A7921" w:rsidP="005A7921">
      <w:pPr>
        <w:spacing w:line="360" w:lineRule="auto"/>
        <w:rPr>
          <w:rFonts w:cs="Times New Roman"/>
          <w:color w:val="000000"/>
          <w:szCs w:val="24"/>
          <w:shd w:val="clear" w:color="auto" w:fill="FFFFFF"/>
          <w:lang w:val="en-GB"/>
        </w:rPr>
      </w:pPr>
    </w:p>
    <w:p w14:paraId="707780BA" w14:textId="626C66DA"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12</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219: What is dropout- based uncertainty? how does it relate to unrealistic estimates or better yet mitigating them?</w:t>
      </w:r>
    </w:p>
    <w:p w14:paraId="28C1CF63" w14:textId="77777777" w:rsidR="00BA2C8D" w:rsidRDefault="00BA2C8D" w:rsidP="00BA2C8D">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2E3DCDD3" w14:textId="24AA3CD4" w:rsidR="00BA2C8D" w:rsidRPr="00291589" w:rsidRDefault="00BA2C8D" w:rsidP="00DD7EFA">
      <w:pPr>
        <w:spacing w:line="360" w:lineRule="auto"/>
        <w:rPr>
          <w:rFonts w:cs="Times New Roman"/>
          <w:color w:val="0000CC"/>
          <w:szCs w:val="24"/>
        </w:rPr>
      </w:pPr>
      <w:r>
        <w:rPr>
          <w:rFonts w:cs="Times New Roman"/>
          <w:color w:val="0000CC"/>
          <w:szCs w:val="24"/>
          <w:lang w:val="en-GB"/>
        </w:rPr>
        <w:t xml:space="preserve">We </w:t>
      </w:r>
      <w:ins w:id="205" w:author="Brian Sheil" w:date="2023-01-12T18:26:00Z">
        <w:r w:rsidR="00DD7EFA">
          <w:rPr>
            <w:rFonts w:cs="Times New Roman"/>
            <w:color w:val="0000CC"/>
            <w:szCs w:val="24"/>
            <w:lang w:val="en-GB"/>
          </w:rPr>
          <w:t xml:space="preserve">have </w:t>
        </w:r>
      </w:ins>
      <w:r w:rsidRPr="001A6454">
        <w:rPr>
          <w:rFonts w:cs="Times New Roman"/>
          <w:color w:val="0000CC"/>
          <w:szCs w:val="24"/>
          <w:lang w:val="en-GB"/>
        </w:rPr>
        <w:t xml:space="preserve">added a new </w:t>
      </w:r>
      <w:del w:id="206" w:author="Brian Sheil" w:date="2023-01-12T18:29:00Z">
        <w:r w:rsidRPr="001A6454" w:rsidDel="00DD7EFA">
          <w:rPr>
            <w:rFonts w:cs="Times New Roman"/>
            <w:color w:val="0000CC"/>
            <w:szCs w:val="24"/>
            <w:lang w:val="en-GB"/>
          </w:rPr>
          <w:delText xml:space="preserve">figure </w:delText>
        </w:r>
      </w:del>
      <w:ins w:id="207" w:author="Brian Sheil" w:date="2023-01-12T18:29:00Z">
        <w:r w:rsidR="00DD7EFA">
          <w:rPr>
            <w:rFonts w:cs="Times New Roman"/>
            <w:color w:val="0000CC"/>
            <w:szCs w:val="24"/>
            <w:lang w:val="en-GB"/>
          </w:rPr>
          <w:t>Fig. 3</w:t>
        </w:r>
        <w:r w:rsidR="00DD7EFA" w:rsidRPr="001A6454">
          <w:rPr>
            <w:rFonts w:cs="Times New Roman"/>
            <w:color w:val="0000CC"/>
            <w:szCs w:val="24"/>
            <w:lang w:val="en-GB"/>
          </w:rPr>
          <w:t xml:space="preserve"> </w:t>
        </w:r>
      </w:ins>
      <w:r w:rsidRPr="001A6454">
        <w:rPr>
          <w:rFonts w:cs="Times New Roman"/>
          <w:color w:val="0000CC"/>
          <w:szCs w:val="24"/>
          <w:lang w:val="en-GB"/>
        </w:rPr>
        <w:t xml:space="preserve">to explain </w:t>
      </w:r>
      <w:del w:id="208" w:author="Brian Sheil" w:date="2023-01-12T18:29:00Z">
        <w:r w:rsidRPr="001A6454" w:rsidDel="00DD7EFA">
          <w:rPr>
            <w:rFonts w:cs="Times New Roman"/>
            <w:color w:val="0000CC"/>
            <w:szCs w:val="24"/>
            <w:lang w:val="en-GB"/>
          </w:rPr>
          <w:delText xml:space="preserve">the </w:delText>
        </w:r>
      </w:del>
      <w:r w:rsidRPr="001A6454">
        <w:rPr>
          <w:rFonts w:cs="Times New Roman"/>
          <w:color w:val="0000CC"/>
          <w:szCs w:val="24"/>
          <w:lang w:val="en-GB"/>
        </w:rPr>
        <w:t>dropout-based uncertainty.</w:t>
      </w:r>
      <w:r w:rsidR="00291589" w:rsidRPr="001A6454">
        <w:rPr>
          <w:rFonts w:cs="Times New Roman"/>
          <w:color w:val="0000CC"/>
          <w:szCs w:val="24"/>
          <w:lang w:val="en-GB"/>
        </w:rPr>
        <w:t xml:space="preserve"> </w:t>
      </w:r>
      <w:ins w:id="209" w:author="Brian Sheil" w:date="2023-01-12T18:31:00Z">
        <w:r w:rsidR="00DD7EFA">
          <w:rPr>
            <w:rFonts w:cs="Times New Roman"/>
            <w:color w:val="0000CC"/>
            <w:szCs w:val="24"/>
            <w:lang w:val="en-GB"/>
          </w:rPr>
          <w:t xml:space="preserve">Essentially, this involves </w:t>
        </w:r>
        <w:bookmarkStart w:id="210" w:name="_Hlk124489221"/>
        <w:r w:rsidR="00DD7EFA">
          <w:rPr>
            <w:rFonts w:cs="Times New Roman"/>
            <w:color w:val="0000CC"/>
            <w:szCs w:val="24"/>
            <w:lang w:val="en-GB"/>
          </w:rPr>
          <w:t>initialising the same neural network many times</w:t>
        </w:r>
      </w:ins>
      <w:ins w:id="211" w:author="Brian Sheil" w:date="2023-01-12T18:37:00Z">
        <w:r w:rsidR="003A7F1C">
          <w:rPr>
            <w:rFonts w:cs="Times New Roman"/>
            <w:color w:val="0000CC"/>
            <w:szCs w:val="24"/>
            <w:lang w:val="en-GB"/>
          </w:rPr>
          <w:t xml:space="preserve"> and</w:t>
        </w:r>
      </w:ins>
      <w:ins w:id="212" w:author="Brian Sheil" w:date="2023-01-12T18:32:00Z">
        <w:r w:rsidR="00DD7EFA">
          <w:rPr>
            <w:rFonts w:cs="Times New Roman"/>
            <w:color w:val="0000CC"/>
            <w:szCs w:val="24"/>
            <w:lang w:val="en-GB"/>
          </w:rPr>
          <w:t xml:space="preserve"> for each initialisation, each neural connection is </w:t>
        </w:r>
      </w:ins>
      <w:ins w:id="213" w:author="Brian Sheil" w:date="2023-01-12T18:39:00Z">
        <w:r w:rsidR="003A7F1C">
          <w:rPr>
            <w:rFonts w:cs="Times New Roman"/>
            <w:color w:val="0000CC"/>
            <w:szCs w:val="24"/>
            <w:lang w:val="en-GB"/>
          </w:rPr>
          <w:t>‘cut’</w:t>
        </w:r>
      </w:ins>
      <w:ins w:id="214" w:author="Brian Sheil" w:date="2023-01-12T18:31:00Z">
        <w:r w:rsidR="00DD7EFA">
          <w:rPr>
            <w:rFonts w:cs="Times New Roman"/>
            <w:color w:val="0000CC"/>
            <w:szCs w:val="24"/>
            <w:lang w:val="en-GB"/>
          </w:rPr>
          <w:t xml:space="preserve"> with a probability of </w:t>
        </w:r>
        <w:r w:rsidR="00DD7EFA">
          <w:rPr>
            <w:rFonts w:cs="Times New Roman"/>
            <w:i/>
            <w:iCs/>
            <w:color w:val="0000CC"/>
            <w:szCs w:val="24"/>
            <w:lang w:val="en-GB"/>
          </w:rPr>
          <w:t>p</w:t>
        </w:r>
        <w:bookmarkEnd w:id="210"/>
        <w:r w:rsidR="00DD7EFA">
          <w:rPr>
            <w:rFonts w:cs="Times New Roman"/>
            <w:color w:val="0000CC"/>
            <w:szCs w:val="24"/>
            <w:lang w:val="en-GB"/>
          </w:rPr>
          <w:t>.</w:t>
        </w:r>
      </w:ins>
      <w:ins w:id="215" w:author="Brian Sheil" w:date="2023-01-12T18:32:00Z">
        <w:r w:rsidR="00DD7EFA">
          <w:rPr>
            <w:rFonts w:cs="Times New Roman"/>
            <w:color w:val="0000CC"/>
            <w:szCs w:val="24"/>
            <w:lang w:val="en-GB"/>
          </w:rPr>
          <w:t xml:space="preserve"> </w:t>
        </w:r>
        <w:bookmarkStart w:id="216" w:name="_Hlk124489522"/>
        <w:r w:rsidR="00DD7EFA">
          <w:rPr>
            <w:rFonts w:cs="Times New Roman"/>
            <w:color w:val="0000CC"/>
            <w:szCs w:val="24"/>
            <w:lang w:val="en-GB"/>
          </w:rPr>
          <w:t>Th</w:t>
        </w:r>
      </w:ins>
      <w:ins w:id="217" w:author="Brian Sheil" w:date="2023-01-12T18:39:00Z">
        <w:r w:rsidR="003A7F1C">
          <w:rPr>
            <w:rFonts w:cs="Times New Roman"/>
            <w:color w:val="0000CC"/>
            <w:szCs w:val="24"/>
            <w:lang w:val="en-GB"/>
          </w:rPr>
          <w:t>is</w:t>
        </w:r>
      </w:ins>
      <w:ins w:id="218" w:author="Brian Sheil" w:date="2023-01-12T18:32:00Z">
        <w:r w:rsidR="00DD7EFA">
          <w:rPr>
            <w:rFonts w:cs="Times New Roman"/>
            <w:color w:val="0000CC"/>
            <w:szCs w:val="24"/>
            <w:lang w:val="en-GB"/>
          </w:rPr>
          <w:t xml:space="preserve"> result</w:t>
        </w:r>
      </w:ins>
      <w:ins w:id="219" w:author="Brian Sheil" w:date="2023-01-12T18:38:00Z">
        <w:r w:rsidR="003A7F1C">
          <w:rPr>
            <w:rFonts w:cs="Times New Roman"/>
            <w:color w:val="0000CC"/>
            <w:szCs w:val="24"/>
            <w:lang w:val="en-GB"/>
          </w:rPr>
          <w:t>s</w:t>
        </w:r>
      </w:ins>
      <w:ins w:id="220" w:author="Brian Sheil" w:date="2023-01-12T18:32:00Z">
        <w:r w:rsidR="00DD7EFA">
          <w:rPr>
            <w:rFonts w:cs="Times New Roman"/>
            <w:color w:val="0000CC"/>
            <w:szCs w:val="24"/>
            <w:lang w:val="en-GB"/>
          </w:rPr>
          <w:t xml:space="preserve"> is an estimate of the </w:t>
        </w:r>
      </w:ins>
      <w:ins w:id="221" w:author="Brian Sheil" w:date="2023-01-12T18:37:00Z">
        <w:r w:rsidR="003A7F1C">
          <w:rPr>
            <w:rFonts w:cs="Times New Roman"/>
            <w:color w:val="0000CC"/>
            <w:szCs w:val="24"/>
            <w:lang w:val="en-GB"/>
          </w:rPr>
          <w:t xml:space="preserve">sensitivity of </w:t>
        </w:r>
      </w:ins>
      <w:ins w:id="222" w:author="Brian Sheil" w:date="2023-01-12T18:32:00Z">
        <w:r w:rsidR="00DD7EFA">
          <w:rPr>
            <w:rFonts w:cs="Times New Roman"/>
            <w:color w:val="0000CC"/>
            <w:szCs w:val="24"/>
            <w:lang w:val="en-GB"/>
          </w:rPr>
          <w:t>model</w:t>
        </w:r>
      </w:ins>
      <w:ins w:id="223" w:author="Brian Sheil" w:date="2023-01-12T18:33:00Z">
        <w:r w:rsidR="00DD7EFA">
          <w:rPr>
            <w:rFonts w:cs="Times New Roman"/>
            <w:color w:val="0000CC"/>
            <w:szCs w:val="24"/>
            <w:lang w:val="en-GB"/>
          </w:rPr>
          <w:t xml:space="preserve"> predictions to the </w:t>
        </w:r>
      </w:ins>
      <w:ins w:id="224" w:author="Brian Sheil" w:date="2023-01-12T18:37:00Z">
        <w:r w:rsidR="003A7F1C">
          <w:rPr>
            <w:rFonts w:cs="Times New Roman"/>
            <w:color w:val="0000CC"/>
            <w:szCs w:val="24"/>
            <w:lang w:val="en-GB"/>
          </w:rPr>
          <w:t xml:space="preserve">exact </w:t>
        </w:r>
      </w:ins>
      <w:ins w:id="225" w:author="Brian Sheil" w:date="2023-01-12T18:33:00Z">
        <w:r w:rsidR="00DD7EFA">
          <w:rPr>
            <w:rFonts w:cs="Times New Roman"/>
            <w:color w:val="0000CC"/>
            <w:szCs w:val="24"/>
            <w:lang w:val="en-GB"/>
          </w:rPr>
          <w:t xml:space="preserve">model architecture </w:t>
        </w:r>
      </w:ins>
      <w:ins w:id="226" w:author="Brian Sheil" w:date="2023-01-12T18:37:00Z">
        <w:r w:rsidR="003A7F1C">
          <w:rPr>
            <w:rFonts w:cs="Times New Roman"/>
            <w:color w:val="0000CC"/>
            <w:szCs w:val="24"/>
            <w:lang w:val="en-GB"/>
          </w:rPr>
          <w:t>(e.g. by quantifying the mean an</w:t>
        </w:r>
      </w:ins>
      <w:ins w:id="227" w:author="Brian Sheil" w:date="2023-01-12T18:39:00Z">
        <w:r w:rsidR="003A7F1C">
          <w:rPr>
            <w:rFonts w:cs="Times New Roman"/>
            <w:color w:val="0000CC"/>
            <w:szCs w:val="24"/>
            <w:lang w:val="en-GB"/>
          </w:rPr>
          <w:t>d</w:t>
        </w:r>
      </w:ins>
      <w:ins w:id="228" w:author="Brian Sheil" w:date="2023-01-12T18:37:00Z">
        <w:r w:rsidR="003A7F1C">
          <w:rPr>
            <w:rFonts w:cs="Times New Roman"/>
            <w:color w:val="0000CC"/>
            <w:szCs w:val="24"/>
            <w:lang w:val="en-GB"/>
          </w:rPr>
          <w:t xml:space="preserve"> standard deviation of</w:t>
        </w:r>
      </w:ins>
      <w:ins w:id="229" w:author="Brian Sheil" w:date="2023-01-12T18:39:00Z">
        <w:r w:rsidR="003A7F1C">
          <w:rPr>
            <w:rFonts w:cs="Times New Roman"/>
            <w:color w:val="0000CC"/>
            <w:szCs w:val="24"/>
            <w:lang w:val="en-GB"/>
          </w:rPr>
          <w:t xml:space="preserve"> the </w:t>
        </w:r>
      </w:ins>
      <w:ins w:id="230" w:author="Brian Sheil" w:date="2023-01-12T18:40:00Z">
        <w:r w:rsidR="003A7F1C">
          <w:rPr>
            <w:rFonts w:cs="Times New Roman"/>
            <w:color w:val="0000CC"/>
            <w:szCs w:val="24"/>
            <w:lang w:val="en-GB"/>
          </w:rPr>
          <w:t>output</w:t>
        </w:r>
      </w:ins>
      <w:ins w:id="231" w:author="Brian Sheil" w:date="2023-01-12T18:37:00Z">
        <w:r w:rsidR="003A7F1C">
          <w:rPr>
            <w:rFonts w:cs="Times New Roman"/>
            <w:color w:val="0000CC"/>
            <w:szCs w:val="24"/>
            <w:lang w:val="en-GB"/>
          </w:rPr>
          <w:t xml:space="preserve"> predictions) </w:t>
        </w:r>
      </w:ins>
      <w:ins w:id="232" w:author="Brian Sheil" w:date="2023-01-12T18:33:00Z">
        <w:r w:rsidR="00DD7EFA">
          <w:rPr>
            <w:rFonts w:cs="Times New Roman"/>
            <w:color w:val="0000CC"/>
            <w:szCs w:val="24"/>
            <w:lang w:val="en-GB"/>
          </w:rPr>
          <w:t xml:space="preserve">and therefore an estimate of </w:t>
        </w:r>
      </w:ins>
      <w:ins w:id="233" w:author="Brian Sheil" w:date="2023-01-12T18:35:00Z">
        <w:r w:rsidR="00DD7EFA">
          <w:rPr>
            <w:rFonts w:cs="Times New Roman"/>
            <w:color w:val="0000CC"/>
            <w:szCs w:val="24"/>
            <w:lang w:val="en-GB"/>
          </w:rPr>
          <w:t>epistemic</w:t>
        </w:r>
      </w:ins>
      <w:ins w:id="234" w:author="Brian Sheil" w:date="2023-01-12T18:40:00Z">
        <w:r w:rsidR="003A7F1C">
          <w:rPr>
            <w:rFonts w:cs="Times New Roman"/>
            <w:color w:val="0000CC"/>
            <w:szCs w:val="24"/>
            <w:lang w:val="en-GB"/>
          </w:rPr>
          <w:t xml:space="preserve"> (model)</w:t>
        </w:r>
      </w:ins>
      <w:ins w:id="235" w:author="Brian Sheil" w:date="2023-01-12T18:35:00Z">
        <w:r w:rsidR="00DD7EFA">
          <w:rPr>
            <w:rFonts w:cs="Times New Roman"/>
            <w:color w:val="0000CC"/>
            <w:szCs w:val="24"/>
            <w:lang w:val="en-GB"/>
          </w:rPr>
          <w:t xml:space="preserve"> uncertainty. </w:t>
        </w:r>
      </w:ins>
      <w:bookmarkEnd w:id="216"/>
      <w:ins w:id="236" w:author="Brian Sheil" w:date="2023-01-12T18:36:00Z">
        <w:r w:rsidR="00DD7EFA">
          <w:rPr>
            <w:rFonts w:cs="Times New Roman"/>
            <w:color w:val="0000CC"/>
            <w:szCs w:val="24"/>
            <w:lang w:val="en-GB"/>
          </w:rPr>
          <w:t>This process is described by</w:t>
        </w:r>
      </w:ins>
      <w:del w:id="237" w:author="Brian Sheil" w:date="2023-01-12T18:36:00Z">
        <w:r w:rsidR="001A6454" w:rsidRPr="001A6454" w:rsidDel="00DD7EFA">
          <w:rPr>
            <w:rFonts w:cs="Times New Roman"/>
            <w:color w:val="0000CC"/>
            <w:szCs w:val="24"/>
            <w:lang w:val="en-GB"/>
          </w:rPr>
          <w:delText xml:space="preserve">As </w:delText>
        </w:r>
      </w:del>
      <w:del w:id="238" w:author="Brian Sheil" w:date="2023-01-12T18:30:00Z">
        <w:r w:rsidR="001A6454" w:rsidRPr="001A6454" w:rsidDel="00DD7EFA">
          <w:rPr>
            <w:rFonts w:cs="Times New Roman"/>
            <w:color w:val="0000CC"/>
            <w:szCs w:val="24"/>
            <w:lang w:val="en-GB"/>
          </w:rPr>
          <w:delText>mentioned in the lines</w:delText>
        </w:r>
      </w:del>
      <w:ins w:id="239" w:author="Brian Sheil" w:date="2023-01-12T18:30:00Z">
        <w:r w:rsidR="00DD7EFA">
          <w:rPr>
            <w:rFonts w:cs="Times New Roman"/>
            <w:color w:val="0000CC"/>
            <w:szCs w:val="24"/>
            <w:lang w:val="en-GB"/>
          </w:rPr>
          <w:t xml:space="preserve"> equation (6)</w:t>
        </w:r>
      </w:ins>
      <w:r w:rsidR="001A6454" w:rsidRPr="001A6454">
        <w:rPr>
          <w:rFonts w:cs="Times New Roman"/>
          <w:color w:val="0000CC"/>
          <w:szCs w:val="24"/>
          <w:lang w:val="en-GB"/>
        </w:rPr>
        <w:t>,</w:t>
      </w:r>
      <w:ins w:id="240" w:author="Brian Sheil" w:date="2023-01-12T18:36:00Z">
        <w:r w:rsidR="00DD7EFA">
          <w:rPr>
            <w:rFonts w:cs="Times New Roman"/>
            <w:color w:val="0000CC"/>
            <w:szCs w:val="24"/>
            <w:lang w:val="en-GB"/>
          </w:rPr>
          <w:t xml:space="preserve"> where</w:t>
        </w:r>
      </w:ins>
      <w:r w:rsidR="001A6454" w:rsidRPr="001A6454">
        <w:rPr>
          <w:rFonts w:cs="Times New Roman"/>
          <w:color w:val="0000CC"/>
          <w:szCs w:val="24"/>
          <w:lang w:val="en-GB"/>
        </w:rPr>
        <w:t xml:space="preserve"> </w:t>
      </w:r>
      <w:r w:rsidR="001A6454" w:rsidRPr="00D47956">
        <w:rPr>
          <w:rFonts w:cs="Times New Roman"/>
          <w:i/>
          <w:iCs/>
          <w:color w:val="0000CC"/>
          <w:szCs w:val="24"/>
          <w:lang w:val="en-GB"/>
        </w:rPr>
        <w:t>r</w:t>
      </w:r>
      <w:r w:rsidR="001A6454" w:rsidRPr="001A6454">
        <w:rPr>
          <w:rFonts w:cs="Times New Roman"/>
          <w:color w:val="0000CC"/>
          <w:szCs w:val="24"/>
          <w:lang w:val="en-GB"/>
        </w:rPr>
        <w:t xml:space="preserve"> equals </w:t>
      </w:r>
      <w:ins w:id="241" w:author="Brian Sheil" w:date="2023-01-12T18:36:00Z">
        <w:r w:rsidR="00DD7EFA">
          <w:rPr>
            <w:rFonts w:cs="Times New Roman"/>
            <w:color w:val="0000CC"/>
            <w:szCs w:val="24"/>
            <w:lang w:val="en-GB"/>
          </w:rPr>
          <w:t xml:space="preserve">either </w:t>
        </w:r>
      </w:ins>
      <w:del w:id="242" w:author="Brian Sheil" w:date="2023-01-12T18:36:00Z">
        <w:r w:rsidR="001A6454" w:rsidRPr="001A6454" w:rsidDel="00DD7EFA">
          <w:rPr>
            <w:rFonts w:cs="Times New Roman"/>
            <w:color w:val="0000CC"/>
            <w:szCs w:val="24"/>
            <w:lang w:val="en-GB"/>
          </w:rPr>
          <w:delText xml:space="preserve">to </w:delText>
        </w:r>
      </w:del>
      <w:r w:rsidR="001A6454" w:rsidRPr="001A6454">
        <w:rPr>
          <w:rFonts w:cs="Times New Roman"/>
          <w:color w:val="0000CC"/>
          <w:szCs w:val="24"/>
          <w:lang w:val="en-GB"/>
        </w:rPr>
        <w:t>0 or 1</w:t>
      </w:r>
      <w:del w:id="243" w:author="Brian Sheil" w:date="2023-01-12T18:36:00Z">
        <w:r w:rsidR="001A6454" w:rsidRPr="001A6454" w:rsidDel="00DD7EFA">
          <w:rPr>
            <w:rFonts w:cs="Times New Roman"/>
            <w:color w:val="0000CC"/>
            <w:szCs w:val="24"/>
            <w:lang w:val="en-GB"/>
          </w:rPr>
          <w:delText>,</w:delText>
        </w:r>
      </w:del>
      <w:r w:rsidR="001A6454" w:rsidRPr="001A6454">
        <w:rPr>
          <w:color w:val="0000CC"/>
          <w:lang w:val="en-GB"/>
        </w:rPr>
        <w:t xml:space="preserve"> following a Bernoulli distribution</w:t>
      </w:r>
      <w:ins w:id="244" w:author="Brian Sheil" w:date="2023-01-12T18:36:00Z">
        <w:r w:rsidR="00DD7EFA">
          <w:rPr>
            <w:color w:val="0000CC"/>
            <w:lang w:val="en-GB"/>
          </w:rPr>
          <w:t xml:space="preserve"> with probability </w:t>
        </w:r>
        <w:r w:rsidR="00DD7EFA">
          <w:rPr>
            <w:i/>
            <w:iCs/>
            <w:color w:val="0000CC"/>
            <w:lang w:val="en-GB"/>
          </w:rPr>
          <w:t>p</w:t>
        </w:r>
      </w:ins>
      <w:r w:rsidR="001A6454" w:rsidRPr="001A6454">
        <w:rPr>
          <w:color w:val="0000CC"/>
          <w:lang w:val="en-GB"/>
        </w:rPr>
        <w:t xml:space="preserve">. </w:t>
      </w:r>
      <w:ins w:id="245" w:author="Brian Sheil" w:date="2023-01-13T08:08:00Z">
        <w:r w:rsidR="006F23D5">
          <w:rPr>
            <w:color w:val="0000CC"/>
            <w:lang w:val="en-GB"/>
          </w:rPr>
          <w:t>Additional text has been added to the paper for clarification (lines 21</w:t>
        </w:r>
      </w:ins>
      <w:ins w:id="246" w:author="Brian Sheil" w:date="2023-01-13T10:47:00Z">
        <w:r w:rsidR="004E332D">
          <w:rPr>
            <w:color w:val="0000CC"/>
            <w:lang w:val="en-GB"/>
          </w:rPr>
          <w:t>3</w:t>
        </w:r>
      </w:ins>
      <w:ins w:id="247" w:author="Brian Sheil" w:date="2023-01-13T08:08:00Z">
        <w:r w:rsidR="006F23D5">
          <w:rPr>
            <w:color w:val="0000CC"/>
            <w:lang w:val="en-GB"/>
          </w:rPr>
          <w:t xml:space="preserve"> – 2</w:t>
        </w:r>
      </w:ins>
      <w:ins w:id="248" w:author="Brian Sheil" w:date="2023-01-13T10:48:00Z">
        <w:r w:rsidR="004E332D">
          <w:rPr>
            <w:color w:val="0000CC"/>
            <w:lang w:val="en-GB"/>
          </w:rPr>
          <w:t>23</w:t>
        </w:r>
      </w:ins>
      <w:ins w:id="249" w:author="Brian Sheil" w:date="2023-01-13T08:08:00Z">
        <w:r w:rsidR="006F23D5">
          <w:rPr>
            <w:color w:val="0000CC"/>
            <w:lang w:val="en-GB"/>
          </w:rPr>
          <w:t>)</w:t>
        </w:r>
      </w:ins>
      <w:ins w:id="250" w:author="Brian Sheil" w:date="2023-01-13T08:09:00Z">
        <w:r w:rsidR="006F23D5">
          <w:rPr>
            <w:color w:val="0000CC"/>
            <w:lang w:val="en-GB"/>
          </w:rPr>
          <w:t>.</w:t>
        </w:r>
      </w:ins>
      <w:del w:id="251" w:author="Brian Sheil" w:date="2023-01-12T18:36:00Z">
        <w:r w:rsidR="001A6454" w:rsidRPr="001A6454" w:rsidDel="003A7F1C">
          <w:rPr>
            <w:rFonts w:hint="eastAsia"/>
            <w:color w:val="0000CC"/>
            <w:lang w:val="en-GB"/>
          </w:rPr>
          <w:delText>We</w:delText>
        </w:r>
        <w:r w:rsidR="001A6454" w:rsidRPr="001A6454" w:rsidDel="003A7F1C">
          <w:rPr>
            <w:color w:val="0000CC"/>
            <w:lang w:val="en-GB"/>
          </w:rPr>
          <w:delText xml:space="preserve"> thus can get different values after computing </w:delText>
        </w:r>
        <w:r w:rsidR="001A6454" w:rsidRPr="001A6454" w:rsidDel="003A7F1C">
          <w:rPr>
            <w:rFonts w:hint="eastAsia"/>
            <w:i/>
            <w:iCs/>
            <w:color w:val="0000CC"/>
            <w:lang w:val="en-GB"/>
          </w:rPr>
          <w:delText>T</w:delText>
        </w:r>
        <w:r w:rsidR="001A6454" w:rsidRPr="001A6454" w:rsidDel="003A7F1C">
          <w:rPr>
            <w:color w:val="0000CC"/>
            <w:lang w:val="en-GB"/>
          </w:rPr>
          <w:delText xml:space="preserve"> times for the same input dataset.</w:delText>
        </w:r>
        <w:r w:rsidR="001A6454" w:rsidRPr="001A6454" w:rsidDel="003A7F1C">
          <w:rPr>
            <w:rFonts w:cs="Times New Roman"/>
            <w:color w:val="0000CC"/>
            <w:szCs w:val="24"/>
            <w:lang w:val="en-GB"/>
          </w:rPr>
          <w:delText xml:space="preserve"> Finally, the mean</w:delText>
        </w:r>
        <w:r w:rsidR="001A6454" w:rsidDel="003A7F1C">
          <w:rPr>
            <w:rFonts w:cs="Times New Roman"/>
            <w:color w:val="0000CC"/>
            <w:szCs w:val="24"/>
            <w:lang w:val="en-GB"/>
          </w:rPr>
          <w:delText xml:space="preserve"> and standard values of these outputs can be used to represent model uncertaint</w:delText>
        </w:r>
        <w:r w:rsidR="004D0904" w:rsidDel="003A7F1C">
          <w:rPr>
            <w:rFonts w:cs="Times New Roman"/>
            <w:color w:val="0000CC"/>
            <w:szCs w:val="24"/>
            <w:lang w:val="en-GB"/>
          </w:rPr>
          <w:delText>y.</w:delText>
        </w:r>
      </w:del>
    </w:p>
    <w:p w14:paraId="33924061" w14:textId="77777777" w:rsidR="005A7921" w:rsidRPr="005A7921" w:rsidRDefault="005A7921" w:rsidP="005A7921">
      <w:pPr>
        <w:spacing w:line="360" w:lineRule="auto"/>
        <w:rPr>
          <w:rFonts w:cs="Times New Roman"/>
          <w:color w:val="000000"/>
          <w:szCs w:val="24"/>
          <w:shd w:val="clear" w:color="auto" w:fill="FFFFFF"/>
        </w:rPr>
      </w:pPr>
    </w:p>
    <w:p w14:paraId="0CBC96CB" w14:textId="73BF8AF8" w:rsid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13</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226: What does a dropout probability of 0.1 mean?</w:t>
      </w:r>
    </w:p>
    <w:p w14:paraId="2B159C80" w14:textId="77777777" w:rsidR="001A6454" w:rsidRDefault="001A6454" w:rsidP="001A6454">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16433359" w14:textId="6AEB9CE6" w:rsidR="001A6454" w:rsidRPr="005A7921" w:rsidRDefault="001A6454" w:rsidP="001A6454">
      <w:pPr>
        <w:spacing w:line="360" w:lineRule="auto"/>
        <w:rPr>
          <w:rFonts w:cs="Times New Roman"/>
          <w:color w:val="000000"/>
          <w:szCs w:val="24"/>
          <w:shd w:val="clear" w:color="auto" w:fill="FFFFFF"/>
        </w:rPr>
      </w:pPr>
      <w:del w:id="252" w:author="Brian Sheil" w:date="2023-01-12T18:38:00Z">
        <w:r w:rsidDel="003A7F1C">
          <w:rPr>
            <w:rFonts w:cs="Times New Roman"/>
            <w:color w:val="0000CC"/>
            <w:szCs w:val="24"/>
            <w:lang w:val="en-GB"/>
          </w:rPr>
          <w:delText xml:space="preserve">Illstratively, it </w:delText>
        </w:r>
        <w:r w:rsidR="00D24942" w:rsidDel="003A7F1C">
          <w:rPr>
            <w:rFonts w:cs="Times New Roman"/>
            <w:color w:val="0000CC"/>
            <w:szCs w:val="24"/>
            <w:lang w:val="en-GB"/>
          </w:rPr>
          <w:delText>represents</w:delText>
        </w:r>
      </w:del>
      <w:ins w:id="253" w:author="Brian Sheil" w:date="2023-01-12T18:38:00Z">
        <w:r w:rsidR="003A7F1C">
          <w:rPr>
            <w:rFonts w:cs="Times New Roman"/>
            <w:color w:val="0000CC"/>
            <w:szCs w:val="24"/>
            <w:lang w:val="en-GB"/>
          </w:rPr>
          <w:t xml:space="preserve">Building on the description above, </w:t>
        </w:r>
      </w:ins>
      <w:ins w:id="254" w:author="Brian Sheil" w:date="2023-01-12T18:39:00Z">
        <w:r w:rsidR="003A7F1C">
          <w:rPr>
            <w:rFonts w:cs="Times New Roman"/>
            <w:color w:val="0000CC"/>
            <w:szCs w:val="24"/>
            <w:lang w:val="en-GB"/>
          </w:rPr>
          <w:t xml:space="preserve">a dropout probability of </w:t>
        </w:r>
        <w:r w:rsidR="003A7F1C">
          <w:rPr>
            <w:rFonts w:cs="Times New Roman"/>
            <w:i/>
            <w:iCs/>
            <w:color w:val="0000CC"/>
            <w:szCs w:val="24"/>
            <w:lang w:val="en-GB"/>
          </w:rPr>
          <w:t>p</w:t>
        </w:r>
        <w:r w:rsidR="003A7F1C">
          <w:rPr>
            <w:rFonts w:cs="Times New Roman"/>
            <w:color w:val="0000CC"/>
            <w:szCs w:val="24"/>
            <w:lang w:val="en-GB"/>
          </w:rPr>
          <w:t xml:space="preserve"> = 0.1 means </w:t>
        </w:r>
      </w:ins>
      <w:del w:id="255" w:author="Brian Sheil" w:date="2023-01-12T18:39:00Z">
        <w:r w:rsidR="00D24942" w:rsidDel="003A7F1C">
          <w:rPr>
            <w:rFonts w:cs="Times New Roman"/>
            <w:color w:val="0000CC"/>
            <w:szCs w:val="24"/>
            <w:lang w:val="en-GB"/>
          </w:rPr>
          <w:delText xml:space="preserve"> that </w:delText>
        </w:r>
      </w:del>
      <w:r>
        <w:rPr>
          <w:rFonts w:cs="Times New Roman"/>
          <w:color w:val="0000CC"/>
          <w:szCs w:val="24"/>
          <w:lang w:val="en-GB"/>
        </w:rPr>
        <w:t xml:space="preserve">10% </w:t>
      </w:r>
      <w:ins w:id="256" w:author="Brian Sheil" w:date="2023-01-12T18:39:00Z">
        <w:r w:rsidR="003A7F1C">
          <w:rPr>
            <w:rFonts w:cs="Times New Roman"/>
            <w:color w:val="0000CC"/>
            <w:szCs w:val="24"/>
            <w:lang w:val="en-GB"/>
          </w:rPr>
          <w:t xml:space="preserve">of all </w:t>
        </w:r>
      </w:ins>
      <w:del w:id="257" w:author="Brian Sheil" w:date="2023-01-12T18:39:00Z">
        <w:r w:rsidDel="003A7F1C">
          <w:rPr>
            <w:rFonts w:cs="Times New Roman"/>
            <w:color w:val="0000CC"/>
            <w:szCs w:val="24"/>
            <w:lang w:val="en-GB"/>
          </w:rPr>
          <w:delText xml:space="preserve">connections between </w:delText>
        </w:r>
      </w:del>
      <w:r>
        <w:rPr>
          <w:rFonts w:cs="Times New Roman"/>
          <w:color w:val="0000CC"/>
          <w:szCs w:val="24"/>
          <w:lang w:val="en-GB"/>
        </w:rPr>
        <w:t>neuron</w:t>
      </w:r>
      <w:del w:id="258" w:author="Brian Sheil" w:date="2023-01-12T18:39:00Z">
        <w:r w:rsidDel="003A7F1C">
          <w:rPr>
            <w:rFonts w:cs="Times New Roman"/>
            <w:color w:val="0000CC"/>
            <w:szCs w:val="24"/>
            <w:lang w:val="en-GB"/>
          </w:rPr>
          <w:delText>s</w:delText>
        </w:r>
      </w:del>
      <w:r>
        <w:rPr>
          <w:rFonts w:cs="Times New Roman"/>
          <w:color w:val="0000CC"/>
          <w:szCs w:val="24"/>
          <w:lang w:val="en-GB"/>
        </w:rPr>
        <w:t xml:space="preserve"> </w:t>
      </w:r>
      <w:ins w:id="259" w:author="Brian Sheil" w:date="2023-01-12T18:39:00Z">
        <w:r w:rsidR="003A7F1C">
          <w:rPr>
            <w:rFonts w:cs="Times New Roman"/>
            <w:color w:val="0000CC"/>
            <w:szCs w:val="24"/>
            <w:lang w:val="en-GB"/>
          </w:rPr>
          <w:t xml:space="preserve">connections </w:t>
        </w:r>
      </w:ins>
      <w:r w:rsidR="00D24942">
        <w:rPr>
          <w:rFonts w:cs="Times New Roman"/>
          <w:color w:val="0000CC"/>
          <w:szCs w:val="24"/>
          <w:lang w:val="en-GB"/>
        </w:rPr>
        <w:t xml:space="preserve">are cut and do not contribute to </w:t>
      </w:r>
      <w:ins w:id="260" w:author="Brian Sheil" w:date="2023-01-12T18:39:00Z">
        <w:r w:rsidR="003A7F1C">
          <w:rPr>
            <w:rFonts w:cs="Times New Roman"/>
            <w:color w:val="0000CC"/>
            <w:szCs w:val="24"/>
            <w:lang w:val="en-GB"/>
          </w:rPr>
          <w:t xml:space="preserve">the </w:t>
        </w:r>
      </w:ins>
      <w:r w:rsidR="00D24942">
        <w:rPr>
          <w:rFonts w:cs="Times New Roman"/>
          <w:color w:val="0000CC"/>
          <w:szCs w:val="24"/>
          <w:lang w:val="en-GB"/>
        </w:rPr>
        <w:t>computation</w:t>
      </w:r>
      <w:ins w:id="261" w:author="Brian Sheil" w:date="2023-01-13T07:43:00Z">
        <w:r w:rsidR="00D014B8">
          <w:rPr>
            <w:rFonts w:cs="Times New Roman"/>
            <w:color w:val="0000CC"/>
            <w:szCs w:val="24"/>
            <w:lang w:val="en-GB"/>
          </w:rPr>
          <w:t>. This has now been defined</w:t>
        </w:r>
      </w:ins>
      <w:del w:id="262" w:author="Brian Sheil" w:date="2023-01-13T07:43:00Z">
        <w:r w:rsidR="004D0904" w:rsidDel="00D014B8">
          <w:rPr>
            <w:rFonts w:cs="Times New Roman"/>
            <w:color w:val="0000CC"/>
            <w:szCs w:val="24"/>
            <w:lang w:val="en-GB"/>
          </w:rPr>
          <w:delText xml:space="preserve">, as </w:delText>
        </w:r>
      </w:del>
      <w:del w:id="263" w:author="Brian Sheil" w:date="2023-01-12T18:39:00Z">
        <w:r w:rsidR="004D0904" w:rsidDel="003A7F1C">
          <w:rPr>
            <w:rFonts w:cs="Times New Roman"/>
            <w:color w:val="0000CC"/>
            <w:szCs w:val="24"/>
            <w:lang w:val="en-GB"/>
          </w:rPr>
          <w:delText xml:space="preserve">show </w:delText>
        </w:r>
      </w:del>
      <w:ins w:id="264" w:author="Brian Sheil" w:date="2023-01-12T18:39:00Z">
        <w:r w:rsidR="003A7F1C">
          <w:rPr>
            <w:rFonts w:cs="Times New Roman"/>
            <w:color w:val="0000CC"/>
            <w:szCs w:val="24"/>
            <w:lang w:val="en-GB"/>
          </w:rPr>
          <w:t xml:space="preserve"> </w:t>
        </w:r>
      </w:ins>
      <w:r w:rsidR="004D0904">
        <w:rPr>
          <w:rFonts w:cs="Times New Roman"/>
          <w:color w:val="0000CC"/>
          <w:szCs w:val="24"/>
          <w:lang w:val="en-GB"/>
        </w:rPr>
        <w:t xml:space="preserve">in lines </w:t>
      </w:r>
      <w:r w:rsidR="00D47956">
        <w:rPr>
          <w:rFonts w:cs="Times New Roman"/>
          <w:color w:val="0000CC"/>
          <w:szCs w:val="24"/>
          <w:lang w:val="en-GB"/>
        </w:rPr>
        <w:t>2</w:t>
      </w:r>
      <w:ins w:id="265" w:author="Brian Sheil" w:date="2023-01-13T08:09:00Z">
        <w:r w:rsidR="006F23D5">
          <w:rPr>
            <w:rFonts w:cs="Times New Roman"/>
            <w:color w:val="0000CC"/>
            <w:szCs w:val="24"/>
            <w:lang w:val="en-GB"/>
          </w:rPr>
          <w:t>2</w:t>
        </w:r>
      </w:ins>
      <w:ins w:id="266" w:author="Brian Sheil" w:date="2023-01-13T10:48:00Z">
        <w:r w:rsidR="004E332D">
          <w:rPr>
            <w:rFonts w:cs="Times New Roman"/>
            <w:color w:val="0000CC"/>
            <w:szCs w:val="24"/>
            <w:lang w:val="en-GB"/>
          </w:rPr>
          <w:t>5</w:t>
        </w:r>
      </w:ins>
      <w:del w:id="267" w:author="Brian Sheil" w:date="2023-01-13T08:09:00Z">
        <w:r w:rsidR="00D47956" w:rsidDel="006F23D5">
          <w:rPr>
            <w:rFonts w:cs="Times New Roman"/>
            <w:color w:val="0000CC"/>
            <w:szCs w:val="24"/>
            <w:lang w:val="en-GB"/>
          </w:rPr>
          <w:delText>11</w:delText>
        </w:r>
      </w:del>
      <w:r w:rsidR="00D47956">
        <w:rPr>
          <w:rFonts w:cs="Times New Roman"/>
          <w:color w:val="0000CC"/>
          <w:szCs w:val="24"/>
          <w:lang w:val="en-GB"/>
        </w:rPr>
        <w:t>-2</w:t>
      </w:r>
      <w:ins w:id="268" w:author="Brian Sheil" w:date="2023-01-13T08:09:00Z">
        <w:r w:rsidR="006F23D5">
          <w:rPr>
            <w:rFonts w:cs="Times New Roman"/>
            <w:color w:val="0000CC"/>
            <w:szCs w:val="24"/>
            <w:lang w:val="en-GB"/>
          </w:rPr>
          <w:t>2</w:t>
        </w:r>
      </w:ins>
      <w:ins w:id="269" w:author="Brian Sheil" w:date="2023-01-13T10:48:00Z">
        <w:r w:rsidR="004E332D">
          <w:rPr>
            <w:rFonts w:cs="Times New Roman"/>
            <w:color w:val="0000CC"/>
            <w:szCs w:val="24"/>
            <w:lang w:val="en-GB"/>
          </w:rPr>
          <w:t>6</w:t>
        </w:r>
      </w:ins>
      <w:del w:id="270" w:author="Brian Sheil" w:date="2023-01-13T08:09:00Z">
        <w:r w:rsidR="00D47956" w:rsidDel="006F23D5">
          <w:rPr>
            <w:rFonts w:cs="Times New Roman"/>
            <w:color w:val="0000CC"/>
            <w:szCs w:val="24"/>
            <w:lang w:val="en-GB"/>
          </w:rPr>
          <w:delText>12</w:delText>
        </w:r>
      </w:del>
      <w:r w:rsidR="004D0904">
        <w:rPr>
          <w:rFonts w:cs="Times New Roman"/>
          <w:color w:val="0000CC"/>
          <w:szCs w:val="24"/>
          <w:lang w:val="en-GB"/>
        </w:rPr>
        <w:t xml:space="preserve"> in the revised paper.</w:t>
      </w:r>
    </w:p>
    <w:p w14:paraId="39F19D26" w14:textId="77777777" w:rsidR="005A7921" w:rsidRPr="005A7921" w:rsidRDefault="005A7921" w:rsidP="005A7921">
      <w:pPr>
        <w:spacing w:line="360" w:lineRule="auto"/>
        <w:rPr>
          <w:rFonts w:cs="Times New Roman"/>
          <w:color w:val="000000"/>
          <w:szCs w:val="24"/>
          <w:shd w:val="clear" w:color="auto" w:fill="FFFFFF"/>
        </w:rPr>
      </w:pPr>
    </w:p>
    <w:p w14:paraId="05268583" w14:textId="34F7FE3C"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14</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227: What is "r" and why is it important to the dropout? why does it follow a Bernoulli distribution? What does it do to the output of equation 6? Why is equation 6 needed? What does it represent?</w:t>
      </w:r>
    </w:p>
    <w:p w14:paraId="44C61754" w14:textId="77777777" w:rsidR="004D0904" w:rsidRDefault="004D0904" w:rsidP="004D0904">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78F73BBD" w14:textId="7B42C26A" w:rsidR="003A7F1C" w:rsidRPr="003A7F1C" w:rsidRDefault="003A7F1C" w:rsidP="004D0904">
      <w:pPr>
        <w:spacing w:line="360" w:lineRule="auto"/>
        <w:rPr>
          <w:ins w:id="271" w:author="Brian Sheil" w:date="2023-01-12T18:41:00Z"/>
          <w:rFonts w:cs="Times New Roman"/>
          <w:color w:val="0000CC"/>
          <w:szCs w:val="24"/>
          <w:lang w:val="en-GB"/>
        </w:rPr>
      </w:pPr>
      <w:ins w:id="272" w:author="Brian Sheil" w:date="2023-01-12T18:41:00Z">
        <w:r>
          <w:rPr>
            <w:rFonts w:cs="Times New Roman"/>
            <w:color w:val="0000CC"/>
            <w:szCs w:val="24"/>
            <w:lang w:val="en-GB"/>
          </w:rPr>
          <w:t xml:space="preserve">For a given neural connection, the parameter </w:t>
        </w:r>
        <w:r>
          <w:rPr>
            <w:rFonts w:cs="Times New Roman"/>
            <w:i/>
            <w:iCs/>
            <w:color w:val="0000CC"/>
            <w:szCs w:val="24"/>
            <w:lang w:val="en-GB"/>
          </w:rPr>
          <w:t>r</w:t>
        </w:r>
        <w:r>
          <w:rPr>
            <w:rFonts w:cs="Times New Roman"/>
            <w:color w:val="0000CC"/>
            <w:szCs w:val="24"/>
            <w:lang w:val="en-GB"/>
          </w:rPr>
          <w:t xml:space="preserve"> determines whether the connection is to be cut</w:t>
        </w:r>
      </w:ins>
      <w:ins w:id="273" w:author="Brian Sheil" w:date="2023-01-12T18:43:00Z">
        <w:r>
          <w:rPr>
            <w:rFonts w:cs="Times New Roman"/>
            <w:color w:val="0000CC"/>
            <w:szCs w:val="24"/>
            <w:lang w:val="en-GB"/>
          </w:rPr>
          <w:t xml:space="preserve"> </w:t>
        </w:r>
      </w:ins>
      <w:ins w:id="274" w:author="Brian Sheil" w:date="2023-01-12T18:45:00Z">
        <w:r>
          <w:rPr>
            <w:rFonts w:cs="Times New Roman"/>
            <w:color w:val="0000CC"/>
            <w:szCs w:val="24"/>
            <w:lang w:val="en-GB"/>
          </w:rPr>
          <w:t>by adopting only a value of either 0</w:t>
        </w:r>
      </w:ins>
      <w:ins w:id="275" w:author="Brian Sheil" w:date="2023-01-12T18:46:00Z">
        <w:r>
          <w:rPr>
            <w:rFonts w:cs="Times New Roman"/>
            <w:color w:val="0000CC"/>
            <w:szCs w:val="24"/>
            <w:lang w:val="en-GB"/>
          </w:rPr>
          <w:t xml:space="preserve"> (cut)</w:t>
        </w:r>
      </w:ins>
      <w:ins w:id="276" w:author="Brian Sheil" w:date="2023-01-12T18:45:00Z">
        <w:r>
          <w:rPr>
            <w:rFonts w:cs="Times New Roman"/>
            <w:color w:val="0000CC"/>
            <w:szCs w:val="24"/>
            <w:lang w:val="en-GB"/>
          </w:rPr>
          <w:t xml:space="preserve"> or 1 </w:t>
        </w:r>
      </w:ins>
      <w:ins w:id="277" w:author="Brian Sheil" w:date="2023-01-12T18:46:00Z">
        <w:r>
          <w:rPr>
            <w:rFonts w:cs="Times New Roman"/>
            <w:color w:val="0000CC"/>
            <w:szCs w:val="24"/>
            <w:lang w:val="en-GB"/>
          </w:rPr>
          <w:t xml:space="preserve">(no cut) </w:t>
        </w:r>
      </w:ins>
      <w:ins w:id="278" w:author="Brian Sheil" w:date="2023-01-12T18:45:00Z">
        <w:r>
          <w:rPr>
            <w:rFonts w:cs="Times New Roman"/>
            <w:color w:val="0000CC"/>
            <w:szCs w:val="24"/>
            <w:lang w:val="en-GB"/>
          </w:rPr>
          <w:t xml:space="preserve">in </w:t>
        </w:r>
      </w:ins>
      <w:ins w:id="279" w:author="Brian Sheil" w:date="2023-01-12T18:43:00Z">
        <w:r>
          <w:rPr>
            <w:rFonts w:cs="Times New Roman"/>
            <w:color w:val="0000CC"/>
            <w:szCs w:val="24"/>
            <w:lang w:val="en-GB"/>
          </w:rPr>
          <w:t>equation (6</w:t>
        </w:r>
      </w:ins>
      <w:ins w:id="280" w:author="Brian Sheil" w:date="2023-01-12T18:44:00Z">
        <w:r>
          <w:rPr>
            <w:rFonts w:cs="Times New Roman"/>
            <w:color w:val="0000CC"/>
            <w:szCs w:val="24"/>
            <w:lang w:val="en-GB"/>
          </w:rPr>
          <w:t>)</w:t>
        </w:r>
      </w:ins>
      <w:ins w:id="281" w:author="Brian Sheil" w:date="2023-01-12T18:41:00Z">
        <w:r>
          <w:rPr>
            <w:rFonts w:cs="Times New Roman"/>
            <w:color w:val="0000CC"/>
            <w:szCs w:val="24"/>
            <w:lang w:val="en-GB"/>
          </w:rPr>
          <w:t xml:space="preserve">. </w:t>
        </w:r>
      </w:ins>
      <w:ins w:id="282" w:author="Brian Sheil" w:date="2023-01-12T18:46:00Z">
        <w:r>
          <w:rPr>
            <w:rFonts w:cs="Times New Roman"/>
            <w:color w:val="0000CC"/>
            <w:szCs w:val="24"/>
            <w:lang w:val="en-GB"/>
          </w:rPr>
          <w:t xml:space="preserve">This </w:t>
        </w:r>
      </w:ins>
      <w:ins w:id="283" w:author="Brian Sheil" w:date="2023-01-12T18:47:00Z">
        <w:r w:rsidR="00884926">
          <w:rPr>
            <w:rFonts w:cs="Times New Roman"/>
            <w:color w:val="0000CC"/>
            <w:szCs w:val="24"/>
            <w:lang w:val="en-GB"/>
          </w:rPr>
          <w:t xml:space="preserve">mathematical </w:t>
        </w:r>
      </w:ins>
      <w:ins w:id="284" w:author="Brian Sheil" w:date="2023-01-12T18:46:00Z">
        <w:r>
          <w:rPr>
            <w:rFonts w:cs="Times New Roman"/>
            <w:color w:val="0000CC"/>
            <w:szCs w:val="24"/>
            <w:lang w:val="en-GB"/>
          </w:rPr>
          <w:t xml:space="preserve">process is achieved using </w:t>
        </w:r>
      </w:ins>
      <w:ins w:id="285" w:author="Brian Sheil" w:date="2023-01-12T18:47:00Z">
        <w:r w:rsidR="00884926">
          <w:rPr>
            <w:rFonts w:cs="Times New Roman"/>
            <w:color w:val="0000CC"/>
            <w:szCs w:val="24"/>
            <w:lang w:val="en-GB"/>
          </w:rPr>
          <w:t>a</w:t>
        </w:r>
      </w:ins>
      <w:ins w:id="286" w:author="Brian Sheil" w:date="2023-01-12T18:46:00Z">
        <w:r>
          <w:rPr>
            <w:rFonts w:cs="Times New Roman"/>
            <w:color w:val="0000CC"/>
            <w:szCs w:val="24"/>
            <w:lang w:val="en-GB"/>
          </w:rPr>
          <w:t xml:space="preserve"> Bernoulli distribution.</w:t>
        </w:r>
        <w:r>
          <w:rPr>
            <w:rFonts w:cs="Times New Roman"/>
            <w:color w:val="0000CC"/>
            <w:szCs w:val="24"/>
            <w:lang w:val="en-GB"/>
          </w:rPr>
          <w:t xml:space="preserve"> </w:t>
        </w:r>
      </w:ins>
      <w:ins w:id="287" w:author="Brian Sheil" w:date="2023-01-12T18:42:00Z">
        <w:r>
          <w:rPr>
            <w:rFonts w:cs="Times New Roman"/>
            <w:color w:val="0000CC"/>
            <w:szCs w:val="24"/>
            <w:lang w:val="en-GB"/>
          </w:rPr>
          <w:t>A</w:t>
        </w:r>
      </w:ins>
      <w:ins w:id="288" w:author="Brian Sheil" w:date="2023-01-12T18:43:00Z">
        <w:r>
          <w:rPr>
            <w:rFonts w:cs="Times New Roman"/>
            <w:color w:val="0000CC"/>
            <w:szCs w:val="24"/>
            <w:lang w:val="en-GB"/>
          </w:rPr>
          <w:t xml:space="preserve">s </w:t>
        </w:r>
      </w:ins>
      <w:ins w:id="289" w:author="Brian Sheil" w:date="2023-01-12T18:42:00Z">
        <w:r>
          <w:rPr>
            <w:rFonts w:cs="Times New Roman"/>
            <w:color w:val="0000CC"/>
            <w:szCs w:val="24"/>
            <w:lang w:val="en-GB"/>
          </w:rPr>
          <w:t xml:space="preserve">mentioned </w:t>
        </w:r>
      </w:ins>
      <w:ins w:id="290" w:author="Brian Sheil" w:date="2023-01-12T18:44:00Z">
        <w:r>
          <w:rPr>
            <w:rFonts w:cs="Times New Roman"/>
            <w:color w:val="0000CC"/>
            <w:szCs w:val="24"/>
            <w:lang w:val="en-GB"/>
          </w:rPr>
          <w:t xml:space="preserve">in our response </w:t>
        </w:r>
      </w:ins>
      <w:ins w:id="291" w:author="Brian Sheil" w:date="2023-01-12T18:42:00Z">
        <w:r>
          <w:rPr>
            <w:rFonts w:cs="Times New Roman"/>
            <w:color w:val="0000CC"/>
            <w:szCs w:val="24"/>
            <w:lang w:val="en-GB"/>
          </w:rPr>
          <w:t xml:space="preserve">above, this is to achieve many slightly different initialisations of the same neural network architecture to quantify the sensitivity of the predictions </w:t>
        </w:r>
      </w:ins>
      <w:ins w:id="292" w:author="Brian Sheil" w:date="2023-01-12T18:43:00Z">
        <w:r>
          <w:rPr>
            <w:rFonts w:cs="Times New Roman"/>
            <w:color w:val="0000CC"/>
            <w:szCs w:val="24"/>
            <w:lang w:val="en-GB"/>
          </w:rPr>
          <w:t>to the exact model architecture.</w:t>
        </w:r>
      </w:ins>
      <w:ins w:id="293" w:author="Brian Sheil" w:date="2023-01-12T18:44:00Z">
        <w:r>
          <w:rPr>
            <w:rFonts w:cs="Times New Roman"/>
            <w:color w:val="0000CC"/>
            <w:szCs w:val="24"/>
            <w:lang w:val="en-GB"/>
          </w:rPr>
          <w:t xml:space="preserve"> This is the classical uncertainty based approach for neural networks in the machine learning literature. </w:t>
        </w:r>
      </w:ins>
    </w:p>
    <w:p w14:paraId="406FE611" w14:textId="55D48181" w:rsidR="004D0904" w:rsidDel="003A7F1C" w:rsidRDefault="004D0904" w:rsidP="004D0904">
      <w:pPr>
        <w:spacing w:line="360" w:lineRule="auto"/>
        <w:rPr>
          <w:del w:id="294" w:author="Brian Sheil" w:date="2023-01-12T18:45:00Z"/>
          <w:rFonts w:cs="Times New Roman"/>
          <w:color w:val="0000CC"/>
          <w:szCs w:val="24"/>
          <w:lang w:val="en-GB"/>
        </w:rPr>
      </w:pPr>
      <w:del w:id="295" w:author="Brian Sheil" w:date="2023-01-12T18:45:00Z">
        <w:r w:rsidDel="003A7F1C">
          <w:rPr>
            <w:rFonts w:cs="Times New Roman"/>
            <w:color w:val="0000CC"/>
            <w:szCs w:val="24"/>
            <w:lang w:val="en-GB"/>
          </w:rPr>
          <w:delText xml:space="preserve">As shown in the new Fig. </w:delText>
        </w:r>
        <w:r w:rsidR="00D47956" w:rsidDel="003A7F1C">
          <w:rPr>
            <w:rFonts w:cs="Times New Roman"/>
            <w:color w:val="0000CC"/>
            <w:szCs w:val="24"/>
            <w:lang w:val="en-GB"/>
          </w:rPr>
          <w:delText>3</w:delText>
        </w:r>
        <w:r w:rsidDel="003A7F1C">
          <w:rPr>
            <w:rFonts w:cs="Times New Roman"/>
            <w:color w:val="0000CC"/>
            <w:szCs w:val="24"/>
            <w:lang w:val="en-GB"/>
          </w:rPr>
          <w:delText>, ‘</w:delText>
        </w:r>
        <w:r w:rsidRPr="004D0904" w:rsidDel="003A7F1C">
          <w:rPr>
            <w:rFonts w:cs="Times New Roman"/>
            <w:i/>
            <w:iCs/>
            <w:color w:val="0000CC"/>
            <w:szCs w:val="24"/>
            <w:lang w:val="en-GB"/>
          </w:rPr>
          <w:delText>r</w:delText>
        </w:r>
        <w:r w:rsidDel="003A7F1C">
          <w:rPr>
            <w:rFonts w:cs="Times New Roman"/>
            <w:color w:val="0000CC"/>
            <w:szCs w:val="24"/>
            <w:lang w:val="en-GB"/>
          </w:rPr>
          <w:delText xml:space="preserve">’ is directly related to the architecture of the neural network. </w:delText>
        </w:r>
        <w:r w:rsidDel="003A7F1C">
          <w:rPr>
            <w:rFonts w:cs="Times New Roman" w:hint="eastAsia"/>
            <w:color w:val="0000CC"/>
            <w:szCs w:val="24"/>
            <w:lang w:val="en-GB"/>
          </w:rPr>
          <w:delText>Ber</w:delText>
        </w:r>
        <w:r w:rsidDel="003A7F1C">
          <w:rPr>
            <w:rFonts w:cs="Times New Roman"/>
            <w:color w:val="0000CC"/>
            <w:szCs w:val="24"/>
            <w:lang w:val="en-GB"/>
          </w:rPr>
          <w:delText xml:space="preserve">noulli distribution is a natural way to set how many connections we want to cut for each computation. </w:delText>
        </w:r>
      </w:del>
    </w:p>
    <w:p w14:paraId="2F1F9F79" w14:textId="0C331433" w:rsidR="004D0904" w:rsidDel="003A7F1C" w:rsidRDefault="004D0904" w:rsidP="004D0904">
      <w:pPr>
        <w:spacing w:line="360" w:lineRule="auto"/>
        <w:ind w:firstLineChars="200" w:firstLine="480"/>
        <w:rPr>
          <w:del w:id="296" w:author="Brian Sheil" w:date="2023-01-12T18:45:00Z"/>
          <w:rFonts w:cs="Times New Roman"/>
          <w:color w:val="0000CC"/>
          <w:szCs w:val="24"/>
          <w:lang w:val="en-GB"/>
        </w:rPr>
      </w:pPr>
      <w:del w:id="297" w:author="Brian Sheil" w:date="2023-01-12T18:45:00Z">
        <w:r w:rsidDel="003A7F1C">
          <w:rPr>
            <w:rFonts w:cs="Times New Roman"/>
            <w:color w:val="0000CC"/>
            <w:szCs w:val="24"/>
            <w:lang w:val="en-GB"/>
          </w:rPr>
          <w:delText xml:space="preserve">Eq. 6 represents the output of artificial neural network with Monte Carlo dropout. </w:delText>
        </w:r>
        <w:r w:rsidDel="003A7F1C">
          <w:rPr>
            <w:rFonts w:cs="Times New Roman" w:hint="eastAsia"/>
            <w:color w:val="0000CC"/>
            <w:szCs w:val="24"/>
            <w:lang w:val="en-GB"/>
          </w:rPr>
          <w:delText>W</w:delText>
        </w:r>
        <w:r w:rsidDel="003A7F1C">
          <w:rPr>
            <w:rFonts w:cs="Times New Roman"/>
            <w:color w:val="0000CC"/>
            <w:szCs w:val="24"/>
            <w:lang w:val="en-GB"/>
          </w:rPr>
          <w:delText xml:space="preserve">hen </w:delText>
        </w:r>
        <w:r w:rsidRPr="004D0904" w:rsidDel="003A7F1C">
          <w:rPr>
            <w:rFonts w:cs="Times New Roman"/>
            <w:i/>
            <w:iCs/>
            <w:color w:val="0000CC"/>
            <w:szCs w:val="24"/>
            <w:lang w:val="en-GB"/>
          </w:rPr>
          <w:delText>r</w:delText>
        </w:r>
        <w:r w:rsidDel="003A7F1C">
          <w:rPr>
            <w:rFonts w:cs="Times New Roman"/>
            <w:color w:val="0000CC"/>
            <w:szCs w:val="24"/>
            <w:lang w:val="en-GB"/>
          </w:rPr>
          <w:delText xml:space="preserve"> = 1, Eq. 6 is like a standard artificial neural network</w:delText>
        </w:r>
      </w:del>
    </w:p>
    <w:p w14:paraId="3D0C3061" w14:textId="7CDB8FCA" w:rsidR="004D0904" w:rsidDel="003A7F1C" w:rsidRDefault="004D0904" w:rsidP="004D0904">
      <w:pPr>
        <w:pStyle w:val="a"/>
        <w:ind w:firstLine="400"/>
        <w:rPr>
          <w:del w:id="298" w:author="Brian Sheil" w:date="2023-01-12T18:45:00Z"/>
          <w:rFonts w:cs="Times New Roman"/>
          <w:color w:val="0000CC"/>
          <w:szCs w:val="24"/>
          <w:lang w:val="en-GB"/>
        </w:rPr>
      </w:pPr>
      <w:del w:id="299" w:author="Brian Sheil" w:date="2023-01-12T18:45:00Z">
        <w:r w:rsidDel="003A7F1C">
          <w:tab/>
        </w:r>
      </w:del>
      <m:oMath>
        <m:sSub>
          <m:sSubPr>
            <m:ctrlPr>
              <w:del w:id="300" w:author="Brian Sheil" w:date="2023-01-12T18:45:00Z">
                <w:rPr>
                  <w:rFonts w:ascii="Cambria Math" w:hAnsi="Cambria Math"/>
                  <w:b/>
                  <w:bCs/>
                  <w:i/>
                  <w:iCs/>
                </w:rPr>
              </w:del>
            </m:ctrlPr>
          </m:sSubPr>
          <m:e>
            <m:r>
              <w:del w:id="301" w:author="Brian Sheil" w:date="2023-01-12T18:45:00Z">
                <m:rPr>
                  <m:nor/>
                </m:rPr>
                <w:rPr>
                  <w:i/>
                  <w:iCs/>
                </w:rPr>
                <m:t>y</m:t>
              </w:del>
            </m:r>
          </m:e>
          <m:sub>
            <m:r>
              <w:del w:id="302" w:author="Brian Sheil" w:date="2023-01-12T18:45:00Z">
                <m:rPr>
                  <m:nor/>
                </m:rPr>
                <w:rPr>
                  <w:i/>
                  <w:iCs/>
                </w:rPr>
                <m:t>l</m:t>
              </w:del>
            </m:r>
            <m:r>
              <w:del w:id="303" w:author="Brian Sheil" w:date="2023-01-12T18:45:00Z">
                <m:rPr>
                  <m:nor/>
                </m:rPr>
                <m:t>+1</m:t>
              </w:del>
            </m:r>
          </m:sub>
        </m:sSub>
        <m:r>
          <w:del w:id="304" w:author="Brian Sheil" w:date="2023-01-12T18:45:00Z">
            <m:rPr>
              <m:nor/>
            </m:rPr>
            <m:t>=</m:t>
          </w:del>
        </m:r>
        <m:r>
          <w:del w:id="305" w:author="Brian Sheil" w:date="2023-01-12T18:45:00Z">
            <m:rPr>
              <m:nor/>
            </m:rPr>
            <w:rPr>
              <w:i/>
              <w:iCs/>
            </w:rPr>
            <m:t>f</m:t>
          </w:del>
        </m:r>
        <m:d>
          <m:dPr>
            <m:ctrlPr>
              <w:del w:id="306" w:author="Brian Sheil" w:date="2023-01-12T18:45:00Z">
                <w:rPr>
                  <w:rFonts w:ascii="Cambria Math" w:hAnsi="Cambria Math"/>
                  <w:i/>
                </w:rPr>
              </w:del>
            </m:ctrlPr>
          </m:dPr>
          <m:e>
            <m:sSub>
              <m:sSubPr>
                <m:ctrlPr>
                  <w:del w:id="307" w:author="Brian Sheil" w:date="2023-01-12T18:45:00Z">
                    <w:rPr>
                      <w:rFonts w:ascii="Cambria Math" w:hAnsi="Cambria Math"/>
                      <w:i/>
                      <w:iCs/>
                    </w:rPr>
                  </w:del>
                </m:ctrlPr>
              </m:sSubPr>
              <m:e>
                <m:sSub>
                  <m:sSubPr>
                    <m:ctrlPr>
                      <w:del w:id="308" w:author="Brian Sheil" w:date="2023-01-12T18:45:00Z">
                        <w:rPr>
                          <w:rFonts w:ascii="Cambria Math" w:hAnsi="Cambria Math"/>
                          <w:b/>
                          <w:bCs/>
                          <w:i/>
                          <w:iCs/>
                        </w:rPr>
                      </w:del>
                    </m:ctrlPr>
                  </m:sSubPr>
                  <m:e>
                    <m:r>
                      <w:del w:id="309" w:author="Brian Sheil" w:date="2023-01-12T18:45:00Z">
                        <m:rPr>
                          <m:nor/>
                        </m:rPr>
                        <w:rPr>
                          <w:i/>
                        </w:rPr>
                        <m:t>w</m:t>
                      </w:del>
                    </m:r>
                  </m:e>
                  <m:sub>
                    <m:r>
                      <w:del w:id="310" w:author="Brian Sheil" w:date="2023-01-12T18:45:00Z">
                        <m:rPr>
                          <m:nor/>
                        </m:rPr>
                        <w:rPr>
                          <w:i/>
                          <w:iCs/>
                        </w:rPr>
                        <m:t>l</m:t>
                      </w:del>
                    </m:r>
                    <m:r>
                      <w:del w:id="311" w:author="Brian Sheil" w:date="2023-01-12T18:45:00Z">
                        <m:rPr>
                          <m:nor/>
                        </m:rPr>
                        <m:t>+1</m:t>
                      </w:del>
                    </m:r>
                  </m:sub>
                </m:sSub>
                <m:r>
                  <w:del w:id="312" w:author="Brian Sheil" w:date="2023-01-12T18:45:00Z">
                    <m:rPr>
                      <m:nor/>
                    </m:rPr>
                    <w:rPr>
                      <w:i/>
                    </w:rPr>
                    <m:t>y</m:t>
                  </w:del>
                </m:r>
              </m:e>
              <m:sub>
                <m:r>
                  <w:del w:id="313" w:author="Brian Sheil" w:date="2023-01-12T18:45:00Z">
                    <m:rPr>
                      <m:nor/>
                    </m:rPr>
                    <w:rPr>
                      <w:i/>
                      <w:iCs/>
                    </w:rPr>
                    <m:t>l</m:t>
                  </w:del>
                </m:r>
              </m:sub>
            </m:sSub>
            <m:r>
              <w:del w:id="314" w:author="Brian Sheil" w:date="2023-01-12T18:45:00Z">
                <m:rPr>
                  <m:nor/>
                </m:rPr>
                <m:t>+</m:t>
              </w:del>
            </m:r>
            <m:sSub>
              <m:sSubPr>
                <m:ctrlPr>
                  <w:del w:id="315" w:author="Brian Sheil" w:date="2023-01-12T18:45:00Z">
                    <w:rPr>
                      <w:rFonts w:ascii="Cambria Math" w:hAnsi="Cambria Math"/>
                      <w:i/>
                      <w:iCs/>
                    </w:rPr>
                  </w:del>
                </m:ctrlPr>
              </m:sSubPr>
              <m:e>
                <m:r>
                  <w:del w:id="316" w:author="Brian Sheil" w:date="2023-01-12T18:45:00Z">
                    <m:rPr>
                      <m:nor/>
                    </m:rPr>
                    <w:rPr>
                      <w:i/>
                    </w:rPr>
                    <m:t>b</m:t>
                  </w:del>
                </m:r>
              </m:e>
              <m:sub>
                <m:r>
                  <w:del w:id="317" w:author="Brian Sheil" w:date="2023-01-12T18:45:00Z">
                    <m:rPr>
                      <m:nor/>
                    </m:rPr>
                    <w:rPr>
                      <w:i/>
                      <w:iCs/>
                    </w:rPr>
                    <m:t>l</m:t>
                  </w:del>
                </m:r>
                <m:r>
                  <w:del w:id="318" w:author="Brian Sheil" w:date="2023-01-12T18:45:00Z">
                    <m:rPr>
                      <m:nor/>
                    </m:rPr>
                    <m:t>+1</m:t>
                  </w:del>
                </m:r>
              </m:sub>
            </m:sSub>
          </m:e>
        </m:d>
      </m:oMath>
      <w:del w:id="319" w:author="Brian Sheil" w:date="2023-01-12T18:45:00Z">
        <w:r w:rsidRPr="00934D2E" w:rsidDel="003A7F1C">
          <w:rPr>
            <w:lang w:val="en-GB"/>
          </w:rPr>
          <w:tab/>
        </w:r>
        <w:r w:rsidRPr="00DC6ACC" w:rsidDel="003A7F1C">
          <w:rPr>
            <w:rFonts w:eastAsiaTheme="minorEastAsia" w:cs="Times New Roman"/>
            <w:color w:val="0000CC"/>
            <w:szCs w:val="24"/>
            <w:lang w:val="en-GB"/>
          </w:rPr>
          <w:delText>(</w:delText>
        </w:r>
        <w:r w:rsidRPr="00DC6ACC" w:rsidDel="003A7F1C">
          <w:rPr>
            <w:rFonts w:eastAsiaTheme="minorEastAsia" w:cs="Times New Roman" w:hint="eastAsia"/>
            <w:color w:val="0000CC"/>
            <w:szCs w:val="24"/>
            <w:lang w:val="en-GB"/>
          </w:rPr>
          <w:delText>a</w:delText>
        </w:r>
        <w:r w:rsidRPr="00DC6ACC" w:rsidDel="003A7F1C">
          <w:rPr>
            <w:rFonts w:eastAsiaTheme="minorEastAsia" w:cs="Times New Roman"/>
            <w:color w:val="0000CC"/>
            <w:szCs w:val="24"/>
            <w:lang w:val="en-GB"/>
          </w:rPr>
          <w:delText>)</w:delText>
        </w:r>
      </w:del>
    </w:p>
    <w:p w14:paraId="51AD6FA2" w14:textId="3612DB35" w:rsidR="004D0904" w:rsidDel="003A7F1C" w:rsidRDefault="004D0904" w:rsidP="004D0904">
      <w:pPr>
        <w:spacing w:line="360" w:lineRule="auto"/>
        <w:rPr>
          <w:del w:id="320" w:author="Brian Sheil" w:date="2023-01-12T18:45:00Z"/>
          <w:rFonts w:cs="Times New Roman"/>
          <w:color w:val="0000CC"/>
          <w:szCs w:val="24"/>
          <w:lang w:val="en-GB"/>
        </w:rPr>
      </w:pPr>
      <w:del w:id="321" w:author="Brian Sheil" w:date="2023-01-12T18:45:00Z">
        <w:r w:rsidDel="003A7F1C">
          <w:rPr>
            <w:rFonts w:cs="Times New Roman"/>
            <w:color w:val="0000CC"/>
            <w:szCs w:val="24"/>
            <w:lang w:val="en-GB"/>
          </w:rPr>
          <w:delText xml:space="preserve">Otherwise, Eq. 6 is </w:delText>
        </w:r>
      </w:del>
    </w:p>
    <w:p w14:paraId="715350B8" w14:textId="3095B9AE" w:rsidR="004D0904" w:rsidRPr="00DC6ACC" w:rsidDel="003A7F1C" w:rsidRDefault="004D0904" w:rsidP="004D0904">
      <w:pPr>
        <w:pStyle w:val="a"/>
        <w:ind w:firstLine="400"/>
        <w:rPr>
          <w:del w:id="322" w:author="Brian Sheil" w:date="2023-01-12T18:45:00Z"/>
          <w:rFonts w:eastAsiaTheme="minorEastAsia" w:cs="Times New Roman"/>
          <w:color w:val="0000CC"/>
          <w:szCs w:val="24"/>
          <w:lang w:val="en-GB"/>
        </w:rPr>
      </w:pPr>
      <w:bookmarkStart w:id="323" w:name="_Hlk124151046"/>
      <w:del w:id="324" w:author="Brian Sheil" w:date="2023-01-12T18:45:00Z">
        <w:r w:rsidDel="003A7F1C">
          <w:tab/>
        </w:r>
      </w:del>
      <m:oMath>
        <m:sSub>
          <m:sSubPr>
            <m:ctrlPr>
              <w:del w:id="325" w:author="Brian Sheil" w:date="2023-01-12T18:45:00Z">
                <w:rPr>
                  <w:rFonts w:ascii="Cambria Math" w:hAnsi="Cambria Math"/>
                  <w:b/>
                  <w:bCs/>
                  <w:i/>
                  <w:iCs/>
                </w:rPr>
              </w:del>
            </m:ctrlPr>
          </m:sSubPr>
          <m:e>
            <m:r>
              <w:del w:id="326" w:author="Brian Sheil" w:date="2023-01-12T18:45:00Z">
                <m:rPr>
                  <m:nor/>
                </m:rPr>
                <w:rPr>
                  <w:i/>
                  <w:iCs/>
                </w:rPr>
                <m:t>y</m:t>
              </w:del>
            </m:r>
          </m:e>
          <m:sub>
            <m:r>
              <w:del w:id="327" w:author="Brian Sheil" w:date="2023-01-12T18:45:00Z">
                <m:rPr>
                  <m:nor/>
                </m:rPr>
                <w:rPr>
                  <w:i/>
                  <w:iCs/>
                </w:rPr>
                <m:t>l</m:t>
              </w:del>
            </m:r>
            <m:r>
              <w:del w:id="328" w:author="Brian Sheil" w:date="2023-01-12T18:45:00Z">
                <m:rPr>
                  <m:nor/>
                </m:rPr>
                <m:t>+1</m:t>
              </w:del>
            </m:r>
          </m:sub>
        </m:sSub>
        <m:r>
          <w:del w:id="329" w:author="Brian Sheil" w:date="2023-01-12T18:45:00Z">
            <m:rPr>
              <m:nor/>
            </m:rPr>
            <m:t>=</m:t>
          </w:del>
        </m:r>
        <m:r>
          <w:del w:id="330" w:author="Brian Sheil" w:date="2023-01-12T18:45:00Z">
            <m:rPr>
              <m:nor/>
            </m:rPr>
            <w:rPr>
              <w:i/>
              <w:iCs/>
            </w:rPr>
            <m:t>f</m:t>
          </w:del>
        </m:r>
        <m:d>
          <m:dPr>
            <m:ctrlPr>
              <w:del w:id="331" w:author="Brian Sheil" w:date="2023-01-12T18:45:00Z">
                <w:rPr>
                  <w:rFonts w:ascii="Cambria Math" w:hAnsi="Cambria Math"/>
                  <w:i/>
                </w:rPr>
              </w:del>
            </m:ctrlPr>
          </m:dPr>
          <m:e>
            <m:sSub>
              <m:sSubPr>
                <m:ctrlPr>
                  <w:del w:id="332" w:author="Brian Sheil" w:date="2023-01-12T18:45:00Z">
                    <w:rPr>
                      <w:rFonts w:ascii="Cambria Math" w:hAnsi="Cambria Math"/>
                      <w:i/>
                      <w:iCs/>
                    </w:rPr>
                  </w:del>
                </m:ctrlPr>
              </m:sSubPr>
              <m:e>
                <m:r>
                  <w:del w:id="333" w:author="Brian Sheil" w:date="2023-01-12T18:45:00Z">
                    <m:rPr>
                      <m:nor/>
                    </m:rPr>
                    <w:rPr>
                      <w:i/>
                    </w:rPr>
                    <m:t>b</m:t>
                  </w:del>
                </m:r>
              </m:e>
              <m:sub>
                <m:r>
                  <w:del w:id="334" w:author="Brian Sheil" w:date="2023-01-12T18:45:00Z">
                    <m:rPr>
                      <m:nor/>
                    </m:rPr>
                    <w:rPr>
                      <w:i/>
                      <w:iCs/>
                    </w:rPr>
                    <m:t>l</m:t>
                  </w:del>
                </m:r>
                <m:r>
                  <w:del w:id="335" w:author="Brian Sheil" w:date="2023-01-12T18:45:00Z">
                    <m:rPr>
                      <m:nor/>
                    </m:rPr>
                    <m:t>+1</m:t>
                  </w:del>
                </m:r>
              </m:sub>
            </m:sSub>
          </m:e>
        </m:d>
      </m:oMath>
      <w:del w:id="336" w:author="Brian Sheil" w:date="2023-01-12T18:45:00Z">
        <w:r w:rsidRPr="00934D2E" w:rsidDel="003A7F1C">
          <w:rPr>
            <w:lang w:val="en-GB"/>
          </w:rPr>
          <w:tab/>
        </w:r>
        <w:r w:rsidRPr="00DC6ACC" w:rsidDel="003A7F1C">
          <w:rPr>
            <w:rFonts w:eastAsiaTheme="minorEastAsia" w:cs="Times New Roman"/>
            <w:color w:val="0000CC"/>
            <w:szCs w:val="24"/>
            <w:lang w:val="en-GB"/>
          </w:rPr>
          <w:delText>(b)</w:delText>
        </w:r>
        <w:bookmarkEnd w:id="323"/>
      </w:del>
    </w:p>
    <w:p w14:paraId="27FB8D93" w14:textId="758AFECF" w:rsidR="004D0904" w:rsidRPr="004D0904" w:rsidDel="003A7F1C" w:rsidRDefault="004D0904" w:rsidP="00DC6ACC">
      <w:pPr>
        <w:spacing w:line="360" w:lineRule="auto"/>
        <w:ind w:firstLineChars="200" w:firstLine="480"/>
        <w:rPr>
          <w:del w:id="337" w:author="Brian Sheil" w:date="2023-01-12T18:45:00Z"/>
          <w:color w:val="0000CC"/>
          <w:lang w:val="en-GB"/>
        </w:rPr>
      </w:pPr>
      <w:del w:id="338" w:author="Brian Sheil" w:date="2023-01-12T18:45:00Z">
        <w:r w:rsidRPr="004D0904" w:rsidDel="003A7F1C">
          <w:rPr>
            <w:color w:val="0000CC"/>
            <w:lang w:val="en-GB"/>
          </w:rPr>
          <w:delText xml:space="preserve">By comparing these two formuations, we can seen that </w:delText>
        </w:r>
        <w:r w:rsidRPr="004D0904" w:rsidDel="003A7F1C">
          <w:rPr>
            <w:i/>
            <w:iCs/>
            <w:color w:val="0000CC"/>
            <w:lang w:val="en-GB"/>
          </w:rPr>
          <w:delText>r</w:delText>
        </w:r>
        <w:r w:rsidRPr="004D0904" w:rsidDel="003A7F1C">
          <w:rPr>
            <w:color w:val="0000CC"/>
            <w:lang w:val="en-GB"/>
          </w:rPr>
          <w:delText xml:space="preserve"> in Eq. 6 actually </w:delText>
        </w:r>
        <w:r w:rsidRPr="00DC6ACC" w:rsidDel="003A7F1C">
          <w:rPr>
            <w:rFonts w:cs="Times New Roman"/>
            <w:color w:val="0000CC"/>
            <w:szCs w:val="24"/>
            <w:lang w:val="en-GB"/>
          </w:rPr>
          <w:delText>determines</w:delText>
        </w:r>
        <w:r w:rsidRPr="004D0904" w:rsidDel="003A7F1C">
          <w:rPr>
            <w:color w:val="0000CC"/>
            <w:lang w:val="en-GB"/>
          </w:rPr>
          <w:delText xml:space="preserve"> whether the connections between neurons work during the computation.</w:delText>
        </w:r>
      </w:del>
    </w:p>
    <w:p w14:paraId="31DCA9BD" w14:textId="77777777" w:rsidR="005A7921" w:rsidRPr="004D0904" w:rsidRDefault="005A7921" w:rsidP="005A7921">
      <w:pPr>
        <w:spacing w:line="360" w:lineRule="auto"/>
        <w:rPr>
          <w:rFonts w:cs="Times New Roman"/>
          <w:color w:val="000000"/>
          <w:szCs w:val="24"/>
          <w:shd w:val="clear" w:color="auto" w:fill="FFFFFF"/>
          <w:lang w:val="en-GB"/>
        </w:rPr>
      </w:pPr>
    </w:p>
    <w:p w14:paraId="79688582" w14:textId="555FDD2A"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15</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Lines 295 - 296: what was the prior resolution? (i.e., how many data points per loading path before upsampling?)</w:t>
      </w:r>
    </w:p>
    <w:p w14:paraId="595F1731" w14:textId="77777777" w:rsidR="00DC6ACC" w:rsidRDefault="00DC6ACC" w:rsidP="00DC6ACC">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7B1FED55" w14:textId="19252233" w:rsidR="00DC6ACC" w:rsidRDefault="00542FBD" w:rsidP="00DC6ACC">
      <w:pPr>
        <w:spacing w:line="360" w:lineRule="auto"/>
        <w:rPr>
          <w:rFonts w:cs="Times New Roman"/>
          <w:color w:val="0000CC"/>
          <w:szCs w:val="24"/>
          <w:lang w:val="en-GB"/>
        </w:rPr>
      </w:pPr>
      <w:ins w:id="339" w:author="Brian Sheil" w:date="2023-01-12T20:20:00Z">
        <w:r>
          <w:rPr>
            <w:rFonts w:cs="Times New Roman"/>
            <w:color w:val="0000CC"/>
            <w:szCs w:val="24"/>
            <w:lang w:val="en-GB"/>
          </w:rPr>
          <w:t xml:space="preserve">The prior resolution was variable, as is the case with any experimental data. </w:t>
        </w:r>
      </w:ins>
      <w:del w:id="340" w:author="Brian Sheil" w:date="2023-01-12T20:20:00Z">
        <w:r w:rsidR="00DC6ACC" w:rsidDel="00542FBD">
          <w:rPr>
            <w:rFonts w:cs="Times New Roman"/>
            <w:color w:val="0000CC"/>
            <w:szCs w:val="24"/>
            <w:lang w:val="en-GB"/>
          </w:rPr>
          <w:delText xml:space="preserve">Acutally, it depends, because the </w:delText>
        </w:r>
      </w:del>
      <w:ins w:id="341" w:author="Brian Sheil" w:date="2023-01-12T20:20:00Z">
        <w:r>
          <w:rPr>
            <w:rFonts w:cs="Times New Roman"/>
            <w:color w:val="0000CC"/>
            <w:szCs w:val="24"/>
            <w:lang w:val="en-GB"/>
          </w:rPr>
          <w:t xml:space="preserve">The </w:t>
        </w:r>
      </w:ins>
      <w:r w:rsidR="00DC6ACC">
        <w:rPr>
          <w:rFonts w:cs="Times New Roman"/>
          <w:color w:val="0000CC"/>
          <w:szCs w:val="24"/>
          <w:lang w:val="en-GB"/>
        </w:rPr>
        <w:t xml:space="preserve">number of </w:t>
      </w:r>
      <w:del w:id="342" w:author="Brian Sheil" w:date="2023-01-12T20:21:00Z">
        <w:r w:rsidR="00DC6ACC" w:rsidDel="00542FBD">
          <w:rPr>
            <w:rFonts w:cs="Times New Roman"/>
            <w:color w:val="0000CC"/>
            <w:szCs w:val="24"/>
            <w:lang w:val="en-GB"/>
          </w:rPr>
          <w:delText xml:space="preserve">experimental </w:delText>
        </w:r>
      </w:del>
      <w:r w:rsidR="00DC6ACC">
        <w:rPr>
          <w:rFonts w:cs="Times New Roman"/>
          <w:color w:val="0000CC"/>
          <w:szCs w:val="24"/>
          <w:lang w:val="en-GB"/>
        </w:rPr>
        <w:t>data</w:t>
      </w:r>
      <w:ins w:id="343" w:author="Brian Sheil" w:date="2023-01-12T20:21:00Z">
        <w:r>
          <w:rPr>
            <w:rFonts w:cs="Times New Roman"/>
            <w:color w:val="0000CC"/>
            <w:szCs w:val="24"/>
            <w:lang w:val="en-GB"/>
          </w:rPr>
          <w:t>points</w:t>
        </w:r>
      </w:ins>
      <w:r w:rsidR="00DC6ACC">
        <w:rPr>
          <w:rFonts w:cs="Times New Roman"/>
          <w:color w:val="0000CC"/>
          <w:szCs w:val="24"/>
          <w:lang w:val="en-GB"/>
        </w:rPr>
        <w:t xml:space="preserve"> in each loading path </w:t>
      </w:r>
      <w:del w:id="344" w:author="Brian Sheil" w:date="2023-01-12T20:21:00Z">
        <w:r w:rsidR="00DC6ACC" w:rsidDel="00542FBD">
          <w:rPr>
            <w:rFonts w:cs="Times New Roman"/>
            <w:color w:val="0000CC"/>
            <w:szCs w:val="24"/>
            <w:lang w:val="en-GB"/>
          </w:rPr>
          <w:delText xml:space="preserve">is different, roughly ranging </w:delText>
        </w:r>
      </w:del>
      <w:ins w:id="345" w:author="Brian Sheil" w:date="2023-01-12T20:21:00Z">
        <w:r>
          <w:rPr>
            <w:rFonts w:cs="Times New Roman"/>
            <w:color w:val="0000CC"/>
            <w:szCs w:val="24"/>
            <w:lang w:val="en-GB"/>
          </w:rPr>
          <w:t xml:space="preserve">ranged between </w:t>
        </w:r>
      </w:ins>
      <w:del w:id="346" w:author="Brian Sheil" w:date="2023-01-12T20:21:00Z">
        <w:r w:rsidR="00DC6ACC" w:rsidDel="00542FBD">
          <w:rPr>
            <w:rFonts w:cs="Times New Roman"/>
            <w:color w:val="0000CC"/>
            <w:szCs w:val="24"/>
            <w:lang w:val="en-GB"/>
          </w:rPr>
          <w:delText xml:space="preserve">from </w:delText>
        </w:r>
      </w:del>
      <w:r w:rsidR="00DC6ACC">
        <w:rPr>
          <w:rFonts w:cs="Times New Roman"/>
          <w:color w:val="0000CC"/>
          <w:szCs w:val="24"/>
          <w:lang w:val="en-GB"/>
        </w:rPr>
        <w:t>10</w:t>
      </w:r>
      <w:ins w:id="347" w:author="Brian Sheil" w:date="2023-01-12T20:21:00Z">
        <w:r>
          <w:rPr>
            <w:rFonts w:cs="Times New Roman"/>
            <w:color w:val="0000CC"/>
            <w:szCs w:val="24"/>
            <w:lang w:val="en-GB"/>
          </w:rPr>
          <w:t xml:space="preserve"> to </w:t>
        </w:r>
      </w:ins>
      <w:del w:id="348" w:author="Brian Sheil" w:date="2023-01-12T20:21:00Z">
        <w:r w:rsidR="00DC6ACC" w:rsidDel="00542FBD">
          <w:rPr>
            <w:rFonts w:cs="Times New Roman"/>
            <w:color w:val="0000CC"/>
            <w:szCs w:val="24"/>
            <w:lang w:val="en-GB"/>
          </w:rPr>
          <w:delText>-</w:delText>
        </w:r>
      </w:del>
      <w:r w:rsidR="00DC6ACC">
        <w:rPr>
          <w:rFonts w:cs="Times New Roman"/>
          <w:color w:val="0000CC"/>
          <w:szCs w:val="24"/>
          <w:lang w:val="en-GB"/>
        </w:rPr>
        <w:t>100</w:t>
      </w:r>
      <w:ins w:id="349" w:author="Brian Sheil" w:date="2023-01-12T20:25:00Z">
        <w:r w:rsidR="00180170">
          <w:rPr>
            <w:rFonts w:cs="Times New Roman"/>
            <w:color w:val="0000CC"/>
            <w:szCs w:val="24"/>
            <w:lang w:val="en-GB"/>
          </w:rPr>
          <w:t>.</w:t>
        </w:r>
      </w:ins>
      <w:del w:id="350" w:author="Brian Sheil" w:date="2023-01-12T20:25:00Z">
        <w:r w:rsidR="00DC6ACC" w:rsidDel="00180170">
          <w:rPr>
            <w:rFonts w:cs="Times New Roman"/>
            <w:color w:val="0000CC"/>
            <w:szCs w:val="24"/>
            <w:lang w:val="en-GB"/>
          </w:rPr>
          <w:delText>,</w:delText>
        </w:r>
      </w:del>
      <w:r w:rsidR="00DC6ACC">
        <w:rPr>
          <w:rFonts w:cs="Times New Roman"/>
          <w:color w:val="0000CC"/>
          <w:szCs w:val="24"/>
          <w:lang w:val="en-GB"/>
        </w:rPr>
        <w:t xml:space="preserve"> </w:t>
      </w:r>
      <w:del w:id="351" w:author="Brian Sheil" w:date="2023-01-12T20:25:00Z">
        <w:r w:rsidR="00DC6ACC" w:rsidDel="00180170">
          <w:rPr>
            <w:rFonts w:cs="Times New Roman"/>
            <w:color w:val="0000CC"/>
            <w:szCs w:val="24"/>
            <w:lang w:val="en-GB"/>
          </w:rPr>
          <w:delText xml:space="preserve">we </w:delText>
        </w:r>
      </w:del>
      <w:ins w:id="352" w:author="Brian Sheil" w:date="2023-01-12T20:25:00Z">
        <w:r w:rsidR="00180170">
          <w:rPr>
            <w:rFonts w:cs="Times New Roman"/>
            <w:color w:val="0000CC"/>
            <w:szCs w:val="24"/>
            <w:lang w:val="en-GB"/>
          </w:rPr>
          <w:t>W</w:t>
        </w:r>
        <w:r w:rsidR="00180170">
          <w:rPr>
            <w:rFonts w:cs="Times New Roman"/>
            <w:color w:val="0000CC"/>
            <w:szCs w:val="24"/>
            <w:lang w:val="en-GB"/>
          </w:rPr>
          <w:t xml:space="preserve">e </w:t>
        </w:r>
      </w:ins>
      <w:r w:rsidR="00DC6ACC">
        <w:rPr>
          <w:rFonts w:cs="Times New Roman"/>
          <w:color w:val="0000CC"/>
          <w:szCs w:val="24"/>
          <w:lang w:val="en-GB"/>
        </w:rPr>
        <w:t xml:space="preserve">used interpolation </w:t>
      </w:r>
      <w:del w:id="353" w:author="Brian Sheil" w:date="2023-01-12T20:25:00Z">
        <w:r w:rsidR="00DC6ACC" w:rsidDel="00180170">
          <w:rPr>
            <w:rFonts w:cs="Times New Roman"/>
            <w:color w:val="0000CC"/>
            <w:szCs w:val="24"/>
            <w:lang w:val="en-GB"/>
          </w:rPr>
          <w:delText xml:space="preserve">method for unifing </w:delText>
        </w:r>
      </w:del>
      <w:ins w:id="354" w:author="Brian Sheil" w:date="2023-01-12T20:25:00Z">
        <w:r w:rsidR="00180170">
          <w:rPr>
            <w:rFonts w:cs="Times New Roman"/>
            <w:color w:val="0000CC"/>
            <w:szCs w:val="24"/>
            <w:lang w:val="en-GB"/>
          </w:rPr>
          <w:t xml:space="preserve">to </w:t>
        </w:r>
      </w:ins>
      <w:ins w:id="355" w:author="Brian Sheil" w:date="2023-01-12T20:28:00Z">
        <w:r w:rsidR="00180170">
          <w:rPr>
            <w:rFonts w:cs="Times New Roman"/>
            <w:color w:val="0000CC"/>
            <w:szCs w:val="24"/>
            <w:lang w:val="en-GB"/>
          </w:rPr>
          <w:t>standardise</w:t>
        </w:r>
      </w:ins>
      <w:ins w:id="356" w:author="Brian Sheil" w:date="2023-01-12T20:25:00Z">
        <w:r w:rsidR="00180170">
          <w:rPr>
            <w:rFonts w:cs="Times New Roman"/>
            <w:color w:val="0000CC"/>
            <w:szCs w:val="24"/>
            <w:lang w:val="en-GB"/>
          </w:rPr>
          <w:t xml:space="preserve"> </w:t>
        </w:r>
      </w:ins>
      <w:r w:rsidR="00DC6ACC">
        <w:rPr>
          <w:rFonts w:cs="Times New Roman"/>
          <w:color w:val="0000CC"/>
          <w:szCs w:val="24"/>
          <w:lang w:val="en-GB"/>
        </w:rPr>
        <w:t>the number of data</w:t>
      </w:r>
      <w:ins w:id="357" w:author="Brian Sheil" w:date="2023-01-12T20:28:00Z">
        <w:r w:rsidR="00180170">
          <w:rPr>
            <w:rFonts w:cs="Times New Roman"/>
            <w:color w:val="0000CC"/>
            <w:szCs w:val="24"/>
            <w:lang w:val="en-GB"/>
          </w:rPr>
          <w:t>points</w:t>
        </w:r>
      </w:ins>
      <w:r w:rsidR="00DC6ACC">
        <w:rPr>
          <w:rFonts w:cs="Times New Roman"/>
          <w:color w:val="0000CC"/>
          <w:szCs w:val="24"/>
          <w:lang w:val="en-GB"/>
        </w:rPr>
        <w:t xml:space="preserve"> for the </w:t>
      </w:r>
      <w:del w:id="358" w:author="Brian Sheil" w:date="2023-01-12T20:28:00Z">
        <w:r w:rsidR="00DC6ACC" w:rsidDel="00180170">
          <w:rPr>
            <w:rFonts w:cs="Times New Roman"/>
            <w:color w:val="0000CC"/>
            <w:szCs w:val="24"/>
            <w:lang w:val="en-GB"/>
          </w:rPr>
          <w:delText>convenient implementation of training</w:delText>
        </w:r>
      </w:del>
      <w:ins w:id="359" w:author="Brian Sheil" w:date="2023-01-12T20:28:00Z">
        <w:r w:rsidR="00180170">
          <w:rPr>
            <w:rFonts w:cs="Times New Roman"/>
            <w:color w:val="0000CC"/>
            <w:szCs w:val="24"/>
            <w:lang w:val="en-GB"/>
          </w:rPr>
          <w:t>purpose</w:t>
        </w:r>
      </w:ins>
      <w:ins w:id="360" w:author="Brian Sheil" w:date="2023-01-12T20:29:00Z">
        <w:r w:rsidR="00180170">
          <w:rPr>
            <w:rFonts w:cs="Times New Roman"/>
            <w:color w:val="0000CC"/>
            <w:szCs w:val="24"/>
            <w:lang w:val="en-GB"/>
          </w:rPr>
          <w:t>s of comparison</w:t>
        </w:r>
      </w:ins>
      <w:r w:rsidR="00DC6ACC">
        <w:rPr>
          <w:rFonts w:cs="Times New Roman"/>
          <w:color w:val="0000CC"/>
          <w:szCs w:val="24"/>
          <w:lang w:val="en-GB"/>
        </w:rPr>
        <w:t xml:space="preserve">. </w:t>
      </w:r>
      <w:del w:id="361" w:author="Brian Sheil" w:date="2023-01-12T19:24:00Z">
        <w:r w:rsidR="00DC6ACC" w:rsidDel="00161B8A">
          <w:rPr>
            <w:rFonts w:cs="Times New Roman"/>
            <w:color w:val="0000CC"/>
            <w:szCs w:val="24"/>
            <w:lang w:val="en-GB"/>
          </w:rPr>
          <w:delText xml:space="preserve">It </w:delText>
        </w:r>
      </w:del>
      <w:ins w:id="362" w:author="Brian Sheil" w:date="2023-01-12T19:24:00Z">
        <w:r w:rsidR="00161B8A">
          <w:rPr>
            <w:rFonts w:cs="Times New Roman"/>
            <w:color w:val="0000CC"/>
            <w:szCs w:val="24"/>
            <w:lang w:val="en-GB"/>
          </w:rPr>
          <w:t>This point</w:t>
        </w:r>
        <w:r w:rsidR="00161B8A">
          <w:rPr>
            <w:rFonts w:cs="Times New Roman"/>
            <w:color w:val="0000CC"/>
            <w:szCs w:val="24"/>
            <w:lang w:val="en-GB"/>
          </w:rPr>
          <w:t xml:space="preserve"> </w:t>
        </w:r>
      </w:ins>
      <w:r w:rsidR="00DC6ACC">
        <w:rPr>
          <w:rFonts w:cs="Times New Roman"/>
          <w:color w:val="0000CC"/>
          <w:szCs w:val="24"/>
          <w:lang w:val="en-GB"/>
        </w:rPr>
        <w:t>has been explained in line</w:t>
      </w:r>
      <w:ins w:id="363" w:author="Brian Sheil" w:date="2023-01-13T08:10:00Z">
        <w:r w:rsidR="006F23D5">
          <w:rPr>
            <w:rFonts w:cs="Times New Roman"/>
            <w:color w:val="0000CC"/>
            <w:szCs w:val="24"/>
            <w:lang w:val="en-GB"/>
          </w:rPr>
          <w:t>s</w:t>
        </w:r>
      </w:ins>
      <w:r w:rsidR="00D47956">
        <w:rPr>
          <w:rFonts w:cs="Times New Roman"/>
          <w:color w:val="0000CC"/>
          <w:szCs w:val="24"/>
          <w:lang w:val="en-GB"/>
        </w:rPr>
        <w:t xml:space="preserve"> 2</w:t>
      </w:r>
      <w:ins w:id="364" w:author="Brian Sheil" w:date="2023-01-13T08:10:00Z">
        <w:r w:rsidR="006F23D5">
          <w:rPr>
            <w:rFonts w:cs="Times New Roman"/>
            <w:color w:val="0000CC"/>
            <w:szCs w:val="24"/>
            <w:lang w:val="en-GB"/>
          </w:rPr>
          <w:t>92-294</w:t>
        </w:r>
      </w:ins>
      <w:del w:id="365" w:author="Brian Sheil" w:date="2023-01-13T08:10:00Z">
        <w:r w:rsidR="00D47956" w:rsidDel="006F23D5">
          <w:rPr>
            <w:rFonts w:cs="Times New Roman"/>
            <w:color w:val="0000CC"/>
            <w:szCs w:val="24"/>
            <w:lang w:val="en-GB"/>
          </w:rPr>
          <w:delText>80</w:delText>
        </w:r>
      </w:del>
      <w:r w:rsidR="00D47956">
        <w:rPr>
          <w:rFonts w:cs="Times New Roman"/>
          <w:color w:val="0000CC"/>
          <w:szCs w:val="24"/>
          <w:lang w:val="en-GB"/>
        </w:rPr>
        <w:t xml:space="preserve"> </w:t>
      </w:r>
      <w:ins w:id="366" w:author="Brian Sheil" w:date="2023-01-12T20:29:00Z">
        <w:r w:rsidR="00180170">
          <w:rPr>
            <w:rFonts w:cs="Times New Roman"/>
            <w:color w:val="0000CC"/>
            <w:szCs w:val="24"/>
            <w:lang w:val="en-GB"/>
          </w:rPr>
          <w:t>of</w:t>
        </w:r>
      </w:ins>
      <w:del w:id="367" w:author="Brian Sheil" w:date="2023-01-12T20:29:00Z">
        <w:r w:rsidR="00DC6ACC" w:rsidDel="00180170">
          <w:rPr>
            <w:rFonts w:cs="Times New Roman"/>
            <w:color w:val="0000CC"/>
            <w:szCs w:val="24"/>
            <w:lang w:val="en-GB"/>
          </w:rPr>
          <w:delText>in</w:delText>
        </w:r>
      </w:del>
      <w:r w:rsidR="00DC6ACC">
        <w:rPr>
          <w:rFonts w:cs="Times New Roman"/>
          <w:color w:val="0000CC"/>
          <w:szCs w:val="24"/>
          <w:lang w:val="en-GB"/>
        </w:rPr>
        <w:t xml:space="preserve"> the revised paper.</w:t>
      </w:r>
    </w:p>
    <w:p w14:paraId="39D6C1DD" w14:textId="77777777" w:rsidR="005A7921" w:rsidRPr="00DC6ACC" w:rsidRDefault="005A7921" w:rsidP="005A7921">
      <w:pPr>
        <w:spacing w:line="360" w:lineRule="auto"/>
        <w:rPr>
          <w:rFonts w:cs="Times New Roman"/>
          <w:color w:val="000000"/>
          <w:szCs w:val="24"/>
          <w:shd w:val="clear" w:color="auto" w:fill="FFFFFF"/>
          <w:lang w:val="en-GB"/>
        </w:rPr>
      </w:pPr>
    </w:p>
    <w:p w14:paraId="7ED81C04" w14:textId="32845527"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lastRenderedPageBreak/>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16</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315 - 321: How did the NN_L predict this? what parameters were given to the NN_L model? The fact that the synthetic data and the NN_L predictions are essentially identical do you think this may be due to overfitting? If not, what is your explanation for this and how do you justify it as the proposed approach is working versus not being sure what is really going on with regards to the ML model NN_L?</w:t>
      </w:r>
    </w:p>
    <w:p w14:paraId="79046CAE" w14:textId="77777777" w:rsidR="00B467B3" w:rsidRDefault="00B467B3" w:rsidP="00B467B3">
      <w:pPr>
        <w:spacing w:line="360" w:lineRule="auto"/>
        <w:rPr>
          <w:rFonts w:cs="Times New Roman"/>
          <w:color w:val="0000CC"/>
          <w:szCs w:val="24"/>
          <w:lang w:val="en-GB"/>
        </w:rPr>
      </w:pPr>
      <w:r w:rsidRPr="00FC72D3">
        <w:rPr>
          <w:rFonts w:cs="Times New Roman"/>
          <w:b/>
          <w:color w:val="0000CC"/>
          <w:szCs w:val="24"/>
          <w:u w:val="single"/>
          <w:lang w:val="en-GB"/>
        </w:rPr>
        <w:t>Reply:</w:t>
      </w:r>
    </w:p>
    <w:p w14:paraId="39CA35DD" w14:textId="12FDA494" w:rsidR="00B467B3" w:rsidRPr="005768B5" w:rsidRDefault="00A43130" w:rsidP="001B60E7">
      <w:pPr>
        <w:spacing w:line="360" w:lineRule="auto"/>
        <w:rPr>
          <w:rFonts w:cs="Times New Roman"/>
          <w:color w:val="0000CC"/>
          <w:szCs w:val="24"/>
        </w:rPr>
      </w:pPr>
      <w:r>
        <w:rPr>
          <w:rFonts w:cs="Times New Roman"/>
          <w:color w:val="0000CC"/>
          <w:szCs w:val="24"/>
          <w:lang w:val="en-GB"/>
        </w:rPr>
        <w:t xml:space="preserve">The introduction </w:t>
      </w:r>
      <w:r w:rsidRPr="00A43130">
        <w:rPr>
          <w:rFonts w:cs="Times New Roman"/>
          <w:color w:val="0000CC"/>
          <w:szCs w:val="24"/>
          <w:lang w:val="en-GB"/>
        </w:rPr>
        <w:t xml:space="preserve">of </w:t>
      </w:r>
      <w:r w:rsidRPr="00A43130">
        <w:rPr>
          <w:rFonts w:ascii="Monotype Corsiva" w:hAnsi="Monotype Corsiva"/>
          <w:i/>
          <w:iCs/>
          <w:color w:val="0000CC"/>
          <w:lang w:val="en-GB"/>
        </w:rPr>
        <w:t>NN</w:t>
      </w:r>
      <w:r w:rsidRPr="00A43130">
        <w:rPr>
          <w:i/>
          <w:iCs/>
          <w:color w:val="0000CC"/>
          <w:vertAlign w:val="subscript"/>
          <w:lang w:val="en-GB"/>
        </w:rPr>
        <w:t>L</w:t>
      </w:r>
      <w:r w:rsidRPr="00A43130">
        <w:rPr>
          <w:iCs/>
          <w:color w:val="0000CC"/>
          <w:lang w:val="en-GB"/>
        </w:rPr>
        <w:t xml:space="preserve"> </w:t>
      </w:r>
      <w:r w:rsidRPr="00A43130">
        <w:rPr>
          <w:rFonts w:cs="Times New Roman"/>
          <w:color w:val="0000CC"/>
          <w:szCs w:val="24"/>
          <w:lang w:val="en-GB"/>
        </w:rPr>
        <w:t xml:space="preserve">together with its input parameters </w:t>
      </w:r>
      <w:del w:id="368" w:author="Brian Sheil" w:date="2023-01-12T20:39:00Z">
        <w:r w:rsidRPr="00A43130" w:rsidDel="001B60E7">
          <w:rPr>
            <w:rFonts w:cs="Times New Roman"/>
            <w:color w:val="0000CC"/>
            <w:szCs w:val="24"/>
            <w:lang w:val="en-GB"/>
          </w:rPr>
          <w:delText xml:space="preserve">were </w:delText>
        </w:r>
      </w:del>
      <w:ins w:id="369" w:author="Brian Sheil" w:date="2023-01-12T20:39:00Z">
        <w:r w:rsidR="001B60E7">
          <w:rPr>
            <w:rFonts w:cs="Times New Roman"/>
            <w:color w:val="0000CC"/>
            <w:szCs w:val="24"/>
            <w:lang w:val="en-GB"/>
          </w:rPr>
          <w:t>are now</w:t>
        </w:r>
        <w:r w:rsidR="001B60E7" w:rsidRPr="00A43130">
          <w:rPr>
            <w:rFonts w:cs="Times New Roman"/>
            <w:color w:val="0000CC"/>
            <w:szCs w:val="24"/>
            <w:lang w:val="en-GB"/>
          </w:rPr>
          <w:t xml:space="preserve"> </w:t>
        </w:r>
      </w:ins>
      <w:r w:rsidRPr="00A43130">
        <w:rPr>
          <w:rFonts w:cs="Times New Roman"/>
          <w:color w:val="0000CC"/>
          <w:szCs w:val="24"/>
          <w:lang w:val="en-GB"/>
        </w:rPr>
        <w:t xml:space="preserve">given in </w:t>
      </w:r>
      <w:r w:rsidR="004B5849">
        <w:rPr>
          <w:rFonts w:cs="Times New Roman"/>
          <w:color w:val="0000CC"/>
          <w:szCs w:val="24"/>
          <w:lang w:val="en-GB"/>
        </w:rPr>
        <w:t xml:space="preserve">pseudocode </w:t>
      </w:r>
      <w:ins w:id="370" w:author="Brian Sheil" w:date="2023-01-13T08:11:00Z">
        <w:r w:rsidR="006F23D5">
          <w:rPr>
            <w:rFonts w:cs="Times New Roman"/>
            <w:color w:val="0000CC"/>
            <w:szCs w:val="24"/>
            <w:lang w:val="en-GB"/>
          </w:rPr>
          <w:t>‘Algorithm 1’</w:t>
        </w:r>
      </w:ins>
      <w:del w:id="371" w:author="Brian Sheil" w:date="2023-01-13T08:11:00Z">
        <w:r w:rsidR="004B5849" w:rsidDel="006F23D5">
          <w:rPr>
            <w:rFonts w:cs="Times New Roman"/>
            <w:color w:val="0000CC"/>
            <w:szCs w:val="24"/>
            <w:lang w:val="en-GB"/>
          </w:rPr>
          <w:delText xml:space="preserve">as shown in </w:delText>
        </w:r>
        <w:r w:rsidRPr="00A43130" w:rsidDel="006F23D5">
          <w:rPr>
            <w:rFonts w:cs="Times New Roman"/>
            <w:color w:val="0000CC"/>
            <w:szCs w:val="24"/>
            <w:lang w:val="en-GB"/>
          </w:rPr>
          <w:delText>line</w:delText>
        </w:r>
        <w:r w:rsidR="004B5849" w:rsidDel="006F23D5">
          <w:rPr>
            <w:rFonts w:cs="Times New Roman"/>
            <w:color w:val="0000CC"/>
            <w:szCs w:val="24"/>
            <w:lang w:val="en-GB"/>
          </w:rPr>
          <w:delText xml:space="preserve"> 191</w:delText>
        </w:r>
      </w:del>
      <w:r w:rsidR="004B5849">
        <w:rPr>
          <w:rFonts w:cs="Times New Roman"/>
          <w:color w:val="0000CC"/>
          <w:szCs w:val="24"/>
          <w:lang w:val="en-GB"/>
        </w:rPr>
        <w:t xml:space="preserve">. </w:t>
      </w:r>
      <w:ins w:id="372" w:author="Brian Sheil" w:date="2023-01-12T20:41:00Z">
        <w:r w:rsidR="001B60E7">
          <w:rPr>
            <w:rFonts w:cs="Times New Roman"/>
            <w:color w:val="0000CC"/>
            <w:szCs w:val="24"/>
            <w:lang w:val="en-GB"/>
          </w:rPr>
          <w:t xml:space="preserve">The excellent performance on the </w:t>
        </w:r>
        <w:r w:rsidR="001B60E7">
          <w:rPr>
            <w:rFonts w:cs="Times New Roman"/>
            <w:i/>
            <w:iCs/>
            <w:color w:val="0000CC"/>
            <w:szCs w:val="24"/>
            <w:lang w:val="en-GB"/>
          </w:rPr>
          <w:t>unseen</w:t>
        </w:r>
        <w:r w:rsidR="001B60E7">
          <w:rPr>
            <w:rFonts w:cs="Times New Roman"/>
            <w:color w:val="0000CC"/>
            <w:szCs w:val="24"/>
            <w:lang w:val="en-GB"/>
          </w:rPr>
          <w:t xml:space="preserve"> testing dataset confirms that overfitting was not encountered in this study</w:t>
        </w:r>
      </w:ins>
      <w:ins w:id="373" w:author="Brian Sheil" w:date="2023-01-12T20:42:00Z">
        <w:r w:rsidR="001B60E7">
          <w:rPr>
            <w:rFonts w:cs="Times New Roman"/>
            <w:color w:val="0000CC"/>
            <w:szCs w:val="24"/>
            <w:lang w:val="en-GB"/>
          </w:rPr>
          <w:t xml:space="preserve">. It is worth noting that </w:t>
        </w:r>
      </w:ins>
      <w:del w:id="374" w:author="Brian Sheil" w:date="2023-01-12T20:42:00Z">
        <w:r w:rsidR="005768B5" w:rsidDel="001B60E7">
          <w:rPr>
            <w:rFonts w:cs="Times New Roman"/>
            <w:color w:val="0000CC"/>
            <w:szCs w:val="24"/>
            <w:lang w:val="en-GB"/>
          </w:rPr>
          <w:delText xml:space="preserve">Actually, </w:delText>
        </w:r>
      </w:del>
      <w:r w:rsidR="005768B5">
        <w:rPr>
          <w:rFonts w:cs="Times New Roman"/>
          <w:color w:val="0000CC"/>
          <w:szCs w:val="24"/>
          <w:lang w:val="en-GB"/>
        </w:rPr>
        <w:t xml:space="preserve">Fig. </w:t>
      </w:r>
      <w:r w:rsidR="004B5849">
        <w:rPr>
          <w:rFonts w:cs="Times New Roman"/>
          <w:color w:val="0000CC"/>
          <w:szCs w:val="24"/>
          <w:lang w:val="en-GB"/>
        </w:rPr>
        <w:t>4</w:t>
      </w:r>
      <w:r w:rsidR="005768B5">
        <w:rPr>
          <w:rFonts w:cs="Times New Roman"/>
          <w:color w:val="0000CC"/>
          <w:szCs w:val="24"/>
          <w:lang w:val="en-GB"/>
        </w:rPr>
        <w:t xml:space="preserve"> </w:t>
      </w:r>
      <w:del w:id="375" w:author="Brian Sheil" w:date="2023-01-12T20:42:00Z">
        <w:r w:rsidR="005768B5" w:rsidDel="001B60E7">
          <w:rPr>
            <w:rFonts w:cs="Times New Roman"/>
            <w:color w:val="0000CC"/>
            <w:szCs w:val="24"/>
            <w:lang w:val="en-GB"/>
          </w:rPr>
          <w:delText xml:space="preserve">just showed </w:delText>
        </w:r>
      </w:del>
      <w:ins w:id="376" w:author="Brian Sheil" w:date="2023-01-12T20:42:00Z">
        <w:r w:rsidR="001B60E7">
          <w:rPr>
            <w:rFonts w:cs="Times New Roman"/>
            <w:color w:val="0000CC"/>
            <w:szCs w:val="24"/>
            <w:lang w:val="en-GB"/>
          </w:rPr>
          <w:t xml:space="preserve">shows </w:t>
        </w:r>
      </w:ins>
      <w:r w:rsidR="005768B5">
        <w:rPr>
          <w:rFonts w:cs="Times New Roman"/>
          <w:color w:val="0000CC"/>
          <w:szCs w:val="24"/>
          <w:lang w:val="en-GB"/>
        </w:rPr>
        <w:t xml:space="preserve">the predictions of </w:t>
      </w:r>
      <w:r w:rsidR="005768B5" w:rsidRPr="00A43130">
        <w:rPr>
          <w:rFonts w:ascii="Monotype Corsiva" w:hAnsi="Monotype Corsiva"/>
          <w:i/>
          <w:iCs/>
          <w:color w:val="0000CC"/>
          <w:lang w:val="en-GB"/>
        </w:rPr>
        <w:t>NN</w:t>
      </w:r>
      <w:r w:rsidR="005768B5" w:rsidRPr="00A43130">
        <w:rPr>
          <w:i/>
          <w:iCs/>
          <w:color w:val="0000CC"/>
          <w:vertAlign w:val="subscript"/>
          <w:lang w:val="en-GB"/>
        </w:rPr>
        <w:t>L</w:t>
      </w:r>
      <w:r w:rsidR="005768B5" w:rsidRPr="00A43130">
        <w:rPr>
          <w:iCs/>
          <w:color w:val="0000CC"/>
          <w:lang w:val="en-GB"/>
        </w:rPr>
        <w:t xml:space="preserve"> </w:t>
      </w:r>
      <w:r w:rsidR="005768B5">
        <w:rPr>
          <w:rFonts w:cs="Times New Roman"/>
          <w:color w:val="0000CC"/>
          <w:szCs w:val="24"/>
          <w:lang w:val="en-GB"/>
        </w:rPr>
        <w:t xml:space="preserve">on the </w:t>
      </w:r>
      <w:ins w:id="377" w:author="Brian Sheil" w:date="2023-01-12T20:42:00Z">
        <w:r w:rsidR="001B60E7">
          <w:rPr>
            <w:rFonts w:cs="Times New Roman"/>
            <w:color w:val="0000CC"/>
            <w:szCs w:val="24"/>
            <w:lang w:val="en-GB"/>
          </w:rPr>
          <w:t xml:space="preserve">MCC-generated </w:t>
        </w:r>
      </w:ins>
      <w:del w:id="378" w:author="Brian Sheil" w:date="2023-01-13T05:30:00Z">
        <w:r w:rsidR="00880F7A" w:rsidDel="00FE0DF6">
          <w:rPr>
            <w:rFonts w:cs="Times New Roman"/>
            <w:color w:val="0000CC"/>
            <w:szCs w:val="24"/>
            <w:lang w:val="en-GB"/>
          </w:rPr>
          <w:delText xml:space="preserve">systhetic </w:delText>
        </w:r>
      </w:del>
      <w:ins w:id="379" w:author="Brian Sheil" w:date="2023-01-13T05:30:00Z">
        <w:r w:rsidR="00FE0DF6">
          <w:rPr>
            <w:rFonts w:cs="Times New Roman"/>
            <w:color w:val="0000CC"/>
            <w:szCs w:val="24"/>
            <w:lang w:val="en-GB"/>
          </w:rPr>
          <w:t>sy</w:t>
        </w:r>
        <w:r w:rsidR="00FE0DF6">
          <w:rPr>
            <w:rFonts w:cs="Times New Roman"/>
            <w:color w:val="0000CC"/>
            <w:szCs w:val="24"/>
            <w:lang w:val="en-GB"/>
          </w:rPr>
          <w:t>n</w:t>
        </w:r>
        <w:r w:rsidR="00FE0DF6">
          <w:rPr>
            <w:rFonts w:cs="Times New Roman"/>
            <w:color w:val="0000CC"/>
            <w:szCs w:val="24"/>
            <w:lang w:val="en-GB"/>
          </w:rPr>
          <w:t xml:space="preserve">thetic </w:t>
        </w:r>
      </w:ins>
      <w:r w:rsidR="00880F7A">
        <w:rPr>
          <w:rFonts w:cs="Times New Roman"/>
          <w:color w:val="0000CC"/>
          <w:szCs w:val="24"/>
          <w:lang w:val="en-GB"/>
        </w:rPr>
        <w:t>data</w:t>
      </w:r>
      <w:r w:rsidR="005768B5">
        <w:rPr>
          <w:rFonts w:cs="Times New Roman"/>
          <w:color w:val="0000CC"/>
          <w:szCs w:val="24"/>
          <w:lang w:val="en-GB"/>
        </w:rPr>
        <w:t>set</w:t>
      </w:r>
      <w:r w:rsidR="00EB0604">
        <w:rPr>
          <w:rFonts w:cs="Times New Roman"/>
          <w:color w:val="0000CC"/>
          <w:szCs w:val="24"/>
          <w:lang w:val="en-GB"/>
        </w:rPr>
        <w:t xml:space="preserve"> </w:t>
      </w:r>
      <w:del w:id="380" w:author="Brian Sheil" w:date="2023-01-12T20:43:00Z">
        <w:r w:rsidR="00EB0604" w:rsidDel="001B60E7">
          <w:rPr>
            <w:rFonts w:cs="Times New Roman"/>
            <w:color w:val="0000CC"/>
            <w:szCs w:val="24"/>
            <w:lang w:val="en-GB"/>
          </w:rPr>
          <w:delText>generated by MCC</w:delText>
        </w:r>
        <w:r w:rsidR="005768B5" w:rsidDel="001B60E7">
          <w:rPr>
            <w:rFonts w:cs="Times New Roman"/>
            <w:color w:val="0000CC"/>
            <w:szCs w:val="24"/>
            <w:lang w:val="en-GB"/>
          </w:rPr>
          <w:delText xml:space="preserve"> </w:delText>
        </w:r>
      </w:del>
      <w:ins w:id="381" w:author="Brian Sheil" w:date="2023-01-12T20:43:00Z">
        <w:r w:rsidR="001B60E7">
          <w:rPr>
            <w:rFonts w:cs="Times New Roman"/>
            <w:color w:val="0000CC"/>
            <w:szCs w:val="24"/>
            <w:lang w:val="en-GB"/>
          </w:rPr>
          <w:t>only</w:t>
        </w:r>
      </w:ins>
      <w:ins w:id="382" w:author="Brian Sheil" w:date="2023-01-13T08:12:00Z">
        <w:r w:rsidR="006F23D5">
          <w:rPr>
            <w:rFonts w:cs="Times New Roman"/>
            <w:color w:val="0000CC"/>
            <w:szCs w:val="24"/>
            <w:lang w:val="en-GB"/>
          </w:rPr>
          <w:t xml:space="preserve">; these comparisons </w:t>
        </w:r>
      </w:ins>
      <w:ins w:id="383" w:author="Brian Sheil" w:date="2023-01-12T20:43:00Z">
        <w:r w:rsidR="001B60E7">
          <w:rPr>
            <w:rFonts w:cs="Times New Roman"/>
            <w:color w:val="0000CC"/>
            <w:szCs w:val="24"/>
            <w:lang w:val="en-GB"/>
          </w:rPr>
          <w:t xml:space="preserve">demonstrate that </w:t>
        </w:r>
      </w:ins>
      <w:del w:id="384" w:author="Brian Sheil" w:date="2023-01-12T20:43:00Z">
        <w:r w:rsidR="005768B5" w:rsidDel="001B60E7">
          <w:rPr>
            <w:rFonts w:cs="Times New Roman"/>
            <w:color w:val="0000CC"/>
            <w:szCs w:val="24"/>
            <w:lang w:val="en-GB"/>
          </w:rPr>
          <w:delText xml:space="preserve">and it aims to tell readers </w:delText>
        </w:r>
      </w:del>
      <w:r w:rsidR="005768B5" w:rsidRPr="00A43130">
        <w:rPr>
          <w:rFonts w:ascii="Monotype Corsiva" w:hAnsi="Monotype Corsiva"/>
          <w:i/>
          <w:iCs/>
          <w:color w:val="0000CC"/>
          <w:lang w:val="en-GB"/>
        </w:rPr>
        <w:t>NN</w:t>
      </w:r>
      <w:r w:rsidR="005768B5" w:rsidRPr="00A43130">
        <w:rPr>
          <w:i/>
          <w:iCs/>
          <w:color w:val="0000CC"/>
          <w:vertAlign w:val="subscript"/>
          <w:lang w:val="en-GB"/>
        </w:rPr>
        <w:t>L</w:t>
      </w:r>
      <w:r w:rsidR="005768B5">
        <w:rPr>
          <w:iCs/>
          <w:color w:val="0000CC"/>
          <w:lang w:val="en-GB"/>
        </w:rPr>
        <w:t xml:space="preserve"> </w:t>
      </w:r>
      <w:del w:id="385" w:author="Brian Sheil" w:date="2023-01-12T20:43:00Z">
        <w:r w:rsidR="005768B5" w:rsidDel="001B60E7">
          <w:rPr>
            <w:iCs/>
            <w:color w:val="0000CC"/>
            <w:lang w:val="en-GB"/>
          </w:rPr>
          <w:delText xml:space="preserve">trained with data generated by MCC </w:delText>
        </w:r>
      </w:del>
      <w:r w:rsidR="005768B5">
        <w:rPr>
          <w:iCs/>
          <w:color w:val="0000CC"/>
          <w:lang w:val="en-GB"/>
        </w:rPr>
        <w:t xml:space="preserve">can </w:t>
      </w:r>
      <w:del w:id="386" w:author="Brian Sheil" w:date="2023-01-12T20:43:00Z">
        <w:r w:rsidR="005768B5" w:rsidDel="001B60E7">
          <w:rPr>
            <w:iCs/>
            <w:color w:val="0000CC"/>
            <w:lang w:val="en-GB"/>
          </w:rPr>
          <w:delText xml:space="preserve">completely </w:delText>
        </w:r>
      </w:del>
      <w:ins w:id="387" w:author="Brian Sheil" w:date="2023-01-12T20:43:00Z">
        <w:r w:rsidR="001B60E7">
          <w:rPr>
            <w:iCs/>
            <w:color w:val="0000CC"/>
            <w:lang w:val="en-GB"/>
          </w:rPr>
          <w:t xml:space="preserve">accurately </w:t>
        </w:r>
      </w:ins>
      <w:r w:rsidR="005768B5">
        <w:rPr>
          <w:iCs/>
          <w:color w:val="0000CC"/>
          <w:lang w:val="en-GB"/>
        </w:rPr>
        <w:t xml:space="preserve">reproduce </w:t>
      </w:r>
      <w:ins w:id="388" w:author="Brian Sheil" w:date="2023-01-12T20:43:00Z">
        <w:r w:rsidR="001B60E7">
          <w:rPr>
            <w:iCs/>
            <w:color w:val="0000CC"/>
            <w:lang w:val="en-GB"/>
          </w:rPr>
          <w:t xml:space="preserve">the </w:t>
        </w:r>
      </w:ins>
      <w:r w:rsidR="005768B5">
        <w:rPr>
          <w:iCs/>
          <w:color w:val="0000CC"/>
          <w:lang w:val="en-GB"/>
        </w:rPr>
        <w:t>MCC results</w:t>
      </w:r>
      <w:ins w:id="389" w:author="Brian Sheil" w:date="2023-01-12T20:43:00Z">
        <w:r w:rsidR="001B60E7">
          <w:rPr>
            <w:iCs/>
            <w:color w:val="0000CC"/>
            <w:lang w:val="en-GB"/>
          </w:rPr>
          <w:t xml:space="preserve">. This </w:t>
        </w:r>
        <w:r w:rsidR="001B60E7">
          <w:rPr>
            <w:rFonts w:cs="Times New Roman"/>
            <w:color w:val="0000CC"/>
            <w:szCs w:val="24"/>
            <w:lang w:val="en-GB"/>
          </w:rPr>
          <w:t>process does not involve the experimental data</w:t>
        </w:r>
      </w:ins>
      <w:del w:id="390" w:author="Brian Sheil" w:date="2023-01-12T20:43:00Z">
        <w:r w:rsidR="005768B5" w:rsidDel="001B60E7">
          <w:rPr>
            <w:iCs/>
            <w:color w:val="0000CC"/>
            <w:lang w:val="en-GB"/>
          </w:rPr>
          <w:delText>,</w:delText>
        </w:r>
      </w:del>
      <w:r w:rsidR="005768B5" w:rsidRPr="005768B5">
        <w:rPr>
          <w:rFonts w:cs="Times New Roman"/>
          <w:color w:val="0000CC"/>
          <w:szCs w:val="24"/>
          <w:lang w:val="en-GB"/>
        </w:rPr>
        <w:t xml:space="preserve"> </w:t>
      </w:r>
      <w:r w:rsidR="005768B5" w:rsidRPr="00A43130">
        <w:rPr>
          <w:rFonts w:cs="Times New Roman"/>
          <w:color w:val="0000CC"/>
          <w:szCs w:val="24"/>
          <w:lang w:val="en-GB"/>
        </w:rPr>
        <w:t>thus</w:t>
      </w:r>
      <w:ins w:id="391" w:author="Brian Sheil" w:date="2023-01-12T20:44:00Z">
        <w:r w:rsidR="001B60E7">
          <w:rPr>
            <w:rFonts w:cs="Times New Roman"/>
            <w:color w:val="0000CC"/>
            <w:szCs w:val="24"/>
            <w:lang w:val="en-GB"/>
          </w:rPr>
          <w:t xml:space="preserve"> explaining </w:t>
        </w:r>
      </w:ins>
      <w:del w:id="392" w:author="Brian Sheil" w:date="2023-01-12T20:44:00Z">
        <w:r w:rsidR="005768B5" w:rsidRPr="00A43130" w:rsidDel="001B60E7">
          <w:rPr>
            <w:rFonts w:cs="Times New Roman"/>
            <w:color w:val="0000CC"/>
            <w:szCs w:val="24"/>
            <w:lang w:val="en-GB"/>
          </w:rPr>
          <w:delText xml:space="preserve"> the predictions were essentially identical to the exact values</w:delText>
        </w:r>
      </w:del>
      <w:ins w:id="393" w:author="Brian Sheil" w:date="2023-01-12T20:44:00Z">
        <w:r w:rsidR="001B60E7">
          <w:rPr>
            <w:rFonts w:cs="Times New Roman"/>
            <w:color w:val="0000CC"/>
            <w:szCs w:val="24"/>
            <w:lang w:val="en-GB"/>
          </w:rPr>
          <w:t>the very strong agreement observed in these figures</w:t>
        </w:r>
      </w:ins>
      <w:r w:rsidR="005768B5" w:rsidRPr="00A43130">
        <w:rPr>
          <w:rFonts w:cs="Times New Roman"/>
          <w:color w:val="0000CC"/>
          <w:szCs w:val="24"/>
          <w:lang w:val="en-GB"/>
        </w:rPr>
        <w:t>.</w:t>
      </w:r>
      <w:r w:rsidR="005768B5">
        <w:rPr>
          <w:rFonts w:cs="Times New Roman"/>
          <w:color w:val="0000CC"/>
          <w:szCs w:val="24"/>
          <w:lang w:val="en-GB"/>
        </w:rPr>
        <w:t xml:space="preserve"> </w:t>
      </w:r>
      <w:del w:id="394" w:author="Brian Sheil" w:date="2023-01-12T20:44:00Z">
        <w:r w:rsidR="005768B5" w:rsidDel="001B60E7">
          <w:rPr>
            <w:rFonts w:cs="Times New Roman"/>
            <w:color w:val="0000CC"/>
            <w:szCs w:val="24"/>
            <w:lang w:val="en-GB"/>
          </w:rPr>
          <w:delText xml:space="preserve">This process does not involve the experimental data. </w:delText>
        </w:r>
      </w:del>
      <w:r w:rsidR="005768B5">
        <w:rPr>
          <w:rFonts w:cs="Times New Roman"/>
          <w:color w:val="0000CC"/>
          <w:szCs w:val="24"/>
          <w:lang w:val="en-GB"/>
        </w:rPr>
        <w:t xml:space="preserve">The authors clarify this point in lines </w:t>
      </w:r>
      <w:r w:rsidR="004B5849">
        <w:rPr>
          <w:rFonts w:cs="Times New Roman"/>
          <w:color w:val="0000CC"/>
          <w:szCs w:val="24"/>
          <w:lang w:val="en-GB"/>
        </w:rPr>
        <w:t>3</w:t>
      </w:r>
      <w:ins w:id="395" w:author="Brian Sheil" w:date="2023-01-13T08:15:00Z">
        <w:r w:rsidR="006F23D5">
          <w:rPr>
            <w:rFonts w:cs="Times New Roman"/>
            <w:color w:val="0000CC"/>
            <w:szCs w:val="24"/>
            <w:lang w:val="en-GB"/>
          </w:rPr>
          <w:t>15</w:t>
        </w:r>
      </w:ins>
      <w:del w:id="396" w:author="Brian Sheil" w:date="2023-01-13T08:15:00Z">
        <w:r w:rsidR="004B5849" w:rsidDel="006F23D5">
          <w:rPr>
            <w:rFonts w:cs="Times New Roman"/>
            <w:color w:val="0000CC"/>
            <w:szCs w:val="24"/>
            <w:lang w:val="en-GB"/>
          </w:rPr>
          <w:delText>03</w:delText>
        </w:r>
      </w:del>
      <w:r w:rsidR="004B5849">
        <w:rPr>
          <w:rFonts w:cs="Times New Roman"/>
          <w:color w:val="0000CC"/>
          <w:szCs w:val="24"/>
          <w:lang w:val="en-GB"/>
        </w:rPr>
        <w:t>-3</w:t>
      </w:r>
      <w:ins w:id="397" w:author="Brian Sheil" w:date="2023-01-13T08:15:00Z">
        <w:r w:rsidR="006F23D5">
          <w:rPr>
            <w:rFonts w:cs="Times New Roman"/>
            <w:color w:val="0000CC"/>
            <w:szCs w:val="24"/>
            <w:lang w:val="en-GB"/>
          </w:rPr>
          <w:t>19</w:t>
        </w:r>
      </w:ins>
      <w:del w:id="398" w:author="Brian Sheil" w:date="2023-01-13T08:15:00Z">
        <w:r w:rsidR="004B5849" w:rsidDel="006F23D5">
          <w:rPr>
            <w:rFonts w:cs="Times New Roman"/>
            <w:color w:val="0000CC"/>
            <w:szCs w:val="24"/>
            <w:lang w:val="en-GB"/>
          </w:rPr>
          <w:delText>06</w:delText>
        </w:r>
      </w:del>
      <w:r w:rsidR="005768B5">
        <w:rPr>
          <w:rFonts w:cs="Times New Roman"/>
          <w:color w:val="0000CC"/>
          <w:szCs w:val="24"/>
          <w:lang w:val="en-GB"/>
        </w:rPr>
        <w:t xml:space="preserve"> in the revised paper.</w:t>
      </w:r>
    </w:p>
    <w:p w14:paraId="43B7B266" w14:textId="77777777" w:rsidR="005A7921" w:rsidRPr="00B467B3" w:rsidRDefault="005A7921" w:rsidP="005A7921">
      <w:pPr>
        <w:spacing w:line="360" w:lineRule="auto"/>
        <w:rPr>
          <w:rFonts w:cs="Times New Roman"/>
          <w:color w:val="000000"/>
          <w:szCs w:val="24"/>
          <w:shd w:val="clear" w:color="auto" w:fill="FFFFFF"/>
          <w:lang w:val="en-GB"/>
        </w:rPr>
      </w:pPr>
    </w:p>
    <w:p w14:paraId="7943D116" w14:textId="7B36F013"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17</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335: Why was there no drained test for CK_0?</w:t>
      </w:r>
    </w:p>
    <w:p w14:paraId="50A5BC4A" w14:textId="4BA52704" w:rsidR="003E2E2E" w:rsidRDefault="003E2E2E" w:rsidP="003E2E2E">
      <w:pPr>
        <w:spacing w:line="360" w:lineRule="auto"/>
        <w:rPr>
          <w:rFonts w:cs="Times New Roman"/>
          <w:color w:val="0000CC"/>
          <w:szCs w:val="24"/>
          <w:lang w:val="en-GB"/>
        </w:rPr>
      </w:pPr>
      <w:r w:rsidRPr="00FC72D3">
        <w:rPr>
          <w:rFonts w:cs="Times New Roman"/>
          <w:b/>
          <w:color w:val="0000CC"/>
          <w:szCs w:val="24"/>
          <w:u w:val="single"/>
          <w:lang w:val="en-GB"/>
        </w:rPr>
        <w:t>Reply:</w:t>
      </w:r>
    </w:p>
    <w:p w14:paraId="3704F9EC" w14:textId="50D290E6" w:rsidR="003E2E2E" w:rsidRDefault="003E2E2E" w:rsidP="003E2E2E">
      <w:pPr>
        <w:spacing w:line="360" w:lineRule="auto"/>
        <w:rPr>
          <w:rFonts w:cs="Times New Roman"/>
          <w:color w:val="0000CC"/>
          <w:szCs w:val="24"/>
          <w:lang w:val="en-GB"/>
        </w:rPr>
      </w:pPr>
      <w:r>
        <w:rPr>
          <w:rFonts w:cs="Times New Roman"/>
          <w:color w:val="0000CC"/>
          <w:szCs w:val="24"/>
          <w:lang w:val="en-GB"/>
        </w:rPr>
        <w:t xml:space="preserve">Fig. </w:t>
      </w:r>
      <w:r w:rsidR="004B5849">
        <w:rPr>
          <w:rFonts w:cs="Times New Roman"/>
          <w:color w:val="0000CC"/>
          <w:szCs w:val="24"/>
          <w:lang w:val="en-GB"/>
        </w:rPr>
        <w:t>8</w:t>
      </w:r>
      <w:r>
        <w:rPr>
          <w:rFonts w:cs="Times New Roman"/>
          <w:color w:val="0000CC"/>
          <w:szCs w:val="24"/>
          <w:lang w:val="en-GB"/>
        </w:rPr>
        <w:t xml:space="preserve"> shows the drained tests for </w:t>
      </w:r>
      <w:r w:rsidRPr="003E2E2E">
        <w:rPr>
          <w:rFonts w:cs="Times New Roman"/>
          <w:color w:val="0000CC"/>
          <w:szCs w:val="24"/>
          <w:lang w:val="en-GB"/>
        </w:rPr>
        <w:t>CK_0</w:t>
      </w:r>
      <w:r>
        <w:rPr>
          <w:rFonts w:cs="Times New Roman"/>
          <w:color w:val="0000CC"/>
          <w:szCs w:val="24"/>
          <w:lang w:val="en-GB"/>
        </w:rPr>
        <w:t>.</w:t>
      </w:r>
      <w:ins w:id="399" w:author="Brian Sheil" w:date="2023-01-12T20:56:00Z">
        <w:r w:rsidR="0068375C">
          <w:rPr>
            <w:rFonts w:cs="Times New Roman"/>
            <w:color w:val="0000CC"/>
            <w:szCs w:val="24"/>
            <w:lang w:val="en-GB"/>
          </w:rPr>
          <w:t xml:space="preserve"> We have made this clear in the revised paper</w:t>
        </w:r>
      </w:ins>
      <w:ins w:id="400" w:author="Brian Sheil" w:date="2023-01-13T08:17:00Z">
        <w:r w:rsidR="006F23D5">
          <w:rPr>
            <w:rFonts w:cs="Times New Roman"/>
            <w:color w:val="0000CC"/>
            <w:szCs w:val="24"/>
            <w:lang w:val="en-GB"/>
          </w:rPr>
          <w:t xml:space="preserve"> (lines 370-371).</w:t>
        </w:r>
      </w:ins>
    </w:p>
    <w:p w14:paraId="39B9379F" w14:textId="77777777" w:rsidR="005A7921" w:rsidRPr="005A7921" w:rsidRDefault="005A7921" w:rsidP="005A7921">
      <w:pPr>
        <w:spacing w:line="360" w:lineRule="auto"/>
        <w:rPr>
          <w:rFonts w:cs="Times New Roman"/>
          <w:color w:val="000000"/>
          <w:szCs w:val="24"/>
          <w:shd w:val="clear" w:color="auto" w:fill="FFFFFF"/>
        </w:rPr>
      </w:pPr>
    </w:p>
    <w:p w14:paraId="1197A7B4" w14:textId="47D41EC6" w:rsid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18</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Lines 340 - 342: Was the model performance evaluated using another soil source (i.e., another clay of till)?</w:t>
      </w:r>
    </w:p>
    <w:p w14:paraId="141F2AA3" w14:textId="77777777" w:rsidR="00B1112D" w:rsidRDefault="00B1112D" w:rsidP="00B1112D">
      <w:pPr>
        <w:spacing w:line="360" w:lineRule="auto"/>
        <w:rPr>
          <w:rFonts w:cs="Times New Roman"/>
          <w:color w:val="0000CC"/>
          <w:szCs w:val="24"/>
          <w:lang w:val="en-GB"/>
        </w:rPr>
      </w:pPr>
      <w:r w:rsidRPr="00FC72D3">
        <w:rPr>
          <w:rFonts w:cs="Times New Roman"/>
          <w:b/>
          <w:color w:val="0000CC"/>
          <w:szCs w:val="24"/>
          <w:u w:val="single"/>
          <w:lang w:val="en-GB"/>
        </w:rPr>
        <w:t>Reply:</w:t>
      </w:r>
    </w:p>
    <w:p w14:paraId="2FAD78BC" w14:textId="2B45EE61" w:rsidR="00B1112D" w:rsidRPr="00B1112D" w:rsidRDefault="0068375C" w:rsidP="005A7921">
      <w:pPr>
        <w:spacing w:line="360" w:lineRule="auto"/>
        <w:rPr>
          <w:rFonts w:cs="Times New Roman"/>
          <w:color w:val="000000"/>
          <w:szCs w:val="24"/>
          <w:shd w:val="clear" w:color="auto" w:fill="FFFFFF"/>
          <w:lang w:val="en-GB"/>
        </w:rPr>
      </w:pPr>
      <w:ins w:id="401" w:author="Brian Sheil" w:date="2023-01-12T20:56:00Z">
        <w:r>
          <w:rPr>
            <w:rFonts w:cs="Times New Roman"/>
            <w:color w:val="0000CC"/>
            <w:szCs w:val="24"/>
            <w:lang w:val="en-GB"/>
          </w:rPr>
          <w:t xml:space="preserve">Due </w:t>
        </w:r>
      </w:ins>
      <w:ins w:id="402" w:author="Brian Sheil" w:date="2023-01-12T20:57:00Z">
        <w:r>
          <w:rPr>
            <w:rFonts w:cs="Times New Roman"/>
            <w:color w:val="0000CC"/>
            <w:szCs w:val="24"/>
            <w:lang w:val="en-GB"/>
          </w:rPr>
          <w:t xml:space="preserve">to the word count limit for this journal, </w:t>
        </w:r>
      </w:ins>
      <w:del w:id="403" w:author="Brian Sheil" w:date="2023-01-12T20:57:00Z">
        <w:r w:rsidR="00B1112D" w:rsidDel="0068375C">
          <w:rPr>
            <w:rFonts w:cs="Times New Roman"/>
            <w:color w:val="0000CC"/>
            <w:szCs w:val="24"/>
            <w:lang w:val="en-GB"/>
          </w:rPr>
          <w:delText xml:space="preserve">Only </w:delText>
        </w:r>
      </w:del>
      <w:ins w:id="404" w:author="Brian Sheil" w:date="2023-01-12T20:57:00Z">
        <w:r>
          <w:rPr>
            <w:rFonts w:cs="Times New Roman"/>
            <w:color w:val="0000CC"/>
            <w:szCs w:val="24"/>
            <w:lang w:val="en-GB"/>
          </w:rPr>
          <w:t>o</w:t>
        </w:r>
        <w:r>
          <w:rPr>
            <w:rFonts w:cs="Times New Roman"/>
            <w:color w:val="0000CC"/>
            <w:szCs w:val="24"/>
            <w:lang w:val="en-GB"/>
          </w:rPr>
          <w:t xml:space="preserve">nly </w:t>
        </w:r>
      </w:ins>
      <w:del w:id="405" w:author="Brian Sheil" w:date="2023-01-12T20:57:00Z">
        <w:r w:rsidR="00B1112D" w:rsidDel="0068375C">
          <w:rPr>
            <w:rFonts w:cs="Times New Roman"/>
            <w:color w:val="0000CC"/>
            <w:szCs w:val="24"/>
            <w:lang w:val="en-GB"/>
          </w:rPr>
          <w:delText xml:space="preserve">the </w:delText>
        </w:r>
      </w:del>
      <w:r w:rsidR="00B1112D">
        <w:rPr>
          <w:rFonts w:cs="Times New Roman"/>
          <w:color w:val="0000CC"/>
          <w:szCs w:val="24"/>
          <w:lang w:val="en-GB"/>
        </w:rPr>
        <w:t xml:space="preserve">experimental data </w:t>
      </w:r>
      <w:del w:id="406" w:author="Brian Sheil" w:date="2023-01-12T20:57:00Z">
        <w:r w:rsidR="00B1112D" w:rsidDel="0068375C">
          <w:rPr>
            <w:rFonts w:cs="Times New Roman"/>
            <w:color w:val="0000CC"/>
            <w:szCs w:val="24"/>
            <w:lang w:val="en-GB"/>
          </w:rPr>
          <w:delText xml:space="preserve">of </w:delText>
        </w:r>
      </w:del>
      <w:ins w:id="407" w:author="Brian Sheil" w:date="2023-01-12T20:57:00Z">
        <w:r>
          <w:rPr>
            <w:rFonts w:cs="Times New Roman"/>
            <w:color w:val="0000CC"/>
            <w:szCs w:val="24"/>
            <w:lang w:val="en-GB"/>
          </w:rPr>
          <w:t xml:space="preserve">for </w:t>
        </w:r>
      </w:ins>
      <w:r w:rsidR="00B1112D">
        <w:rPr>
          <w:rFonts w:cs="Times New Roman"/>
          <w:color w:val="0000CC"/>
          <w:szCs w:val="24"/>
          <w:lang w:val="en-GB"/>
        </w:rPr>
        <w:t xml:space="preserve">LCT clay were used in this study. The model performance was evaluated using </w:t>
      </w:r>
      <w:ins w:id="408" w:author="Brian Sheil" w:date="2023-01-12T20:57:00Z">
        <w:r>
          <w:rPr>
            <w:rFonts w:cs="Times New Roman"/>
            <w:color w:val="0000CC"/>
            <w:szCs w:val="24"/>
            <w:lang w:val="en-GB"/>
          </w:rPr>
          <w:t xml:space="preserve">this clay </w:t>
        </w:r>
      </w:ins>
      <w:del w:id="409" w:author="Brian Sheil" w:date="2023-01-12T20:57:00Z">
        <w:r w:rsidR="00B1112D" w:rsidDel="0068375C">
          <w:rPr>
            <w:rFonts w:cs="Times New Roman"/>
            <w:color w:val="0000CC"/>
            <w:szCs w:val="24"/>
            <w:lang w:val="en-GB"/>
          </w:rPr>
          <w:delText xml:space="preserve">the same soil </w:delText>
        </w:r>
      </w:del>
      <w:r w:rsidR="00B1112D">
        <w:rPr>
          <w:rFonts w:cs="Times New Roman"/>
          <w:color w:val="0000CC"/>
          <w:szCs w:val="24"/>
          <w:lang w:val="en-GB"/>
        </w:rPr>
        <w:t>with different loading paths</w:t>
      </w:r>
      <w:r w:rsidR="00187696">
        <w:rPr>
          <w:rFonts w:cs="Times New Roman"/>
          <w:color w:val="0000CC"/>
          <w:szCs w:val="24"/>
          <w:lang w:val="en-GB"/>
        </w:rPr>
        <w:t xml:space="preserve"> </w:t>
      </w:r>
      <w:r w:rsidR="00187696">
        <w:rPr>
          <w:rFonts w:cs="Times New Roman" w:hint="eastAsia"/>
          <w:color w:val="0000CC"/>
          <w:szCs w:val="24"/>
          <w:lang w:val="en-GB"/>
        </w:rPr>
        <w:t>a</w:t>
      </w:r>
      <w:r w:rsidR="00187696">
        <w:rPr>
          <w:rFonts w:cs="Times New Roman"/>
          <w:color w:val="0000CC"/>
          <w:szCs w:val="24"/>
          <w:lang w:val="en-GB"/>
        </w:rPr>
        <w:t>nd stress histor</w:t>
      </w:r>
      <w:ins w:id="410" w:author="Brian Sheil" w:date="2023-01-12T20:57:00Z">
        <w:r>
          <w:rPr>
            <w:rFonts w:cs="Times New Roman"/>
            <w:color w:val="0000CC"/>
            <w:szCs w:val="24"/>
            <w:lang w:val="en-GB"/>
          </w:rPr>
          <w:t>ies</w:t>
        </w:r>
      </w:ins>
      <w:del w:id="411" w:author="Brian Sheil" w:date="2023-01-12T20:57:00Z">
        <w:r w:rsidR="00187696" w:rsidDel="0068375C">
          <w:rPr>
            <w:rFonts w:cs="Times New Roman"/>
            <w:color w:val="0000CC"/>
            <w:szCs w:val="24"/>
            <w:lang w:val="en-GB"/>
          </w:rPr>
          <w:delText>y</w:delText>
        </w:r>
      </w:del>
      <w:r w:rsidR="00187696">
        <w:rPr>
          <w:rFonts w:cs="Times New Roman"/>
          <w:color w:val="0000CC"/>
          <w:szCs w:val="24"/>
          <w:lang w:val="en-GB"/>
        </w:rPr>
        <w:t xml:space="preserve">, as </w:t>
      </w:r>
      <w:del w:id="412" w:author="Brian Sheil" w:date="2023-01-12T20:57:00Z">
        <w:r w:rsidR="00187696" w:rsidDel="0068375C">
          <w:rPr>
            <w:rFonts w:cs="Times New Roman"/>
            <w:color w:val="0000CC"/>
            <w:szCs w:val="24"/>
            <w:lang w:val="en-GB"/>
          </w:rPr>
          <w:delText xml:space="preserve">introduced </w:delText>
        </w:r>
      </w:del>
      <w:ins w:id="413" w:author="Brian Sheil" w:date="2023-01-12T20:57:00Z">
        <w:r>
          <w:rPr>
            <w:rFonts w:cs="Times New Roman"/>
            <w:color w:val="0000CC"/>
            <w:szCs w:val="24"/>
            <w:lang w:val="en-GB"/>
          </w:rPr>
          <w:t xml:space="preserve">described </w:t>
        </w:r>
      </w:ins>
      <w:r w:rsidR="00187696">
        <w:rPr>
          <w:rFonts w:cs="Times New Roman"/>
          <w:color w:val="0000CC"/>
          <w:szCs w:val="24"/>
          <w:lang w:val="en-GB"/>
        </w:rPr>
        <w:t xml:space="preserve">in </w:t>
      </w:r>
      <w:ins w:id="414" w:author="Brian Sheil" w:date="2023-01-12T20:57:00Z">
        <w:r>
          <w:rPr>
            <w:rFonts w:cs="Times New Roman"/>
            <w:color w:val="0000CC"/>
            <w:szCs w:val="24"/>
            <w:lang w:val="en-GB"/>
          </w:rPr>
          <w:t xml:space="preserve">the </w:t>
        </w:r>
      </w:ins>
      <w:r w:rsidR="00187696">
        <w:rPr>
          <w:rFonts w:cs="Times New Roman"/>
          <w:color w:val="0000CC"/>
          <w:szCs w:val="24"/>
          <w:lang w:val="en-GB"/>
        </w:rPr>
        <w:t>section “</w:t>
      </w:r>
      <w:r w:rsidR="00187696" w:rsidRPr="00187696">
        <w:rPr>
          <w:rFonts w:cs="Times New Roman"/>
          <w:color w:val="0000CC"/>
          <w:szCs w:val="24"/>
          <w:lang w:val="en-GB"/>
        </w:rPr>
        <w:t>Data generation, preprocessing and verification</w:t>
      </w:r>
      <w:r w:rsidR="00187696">
        <w:rPr>
          <w:rFonts w:cs="Times New Roman"/>
          <w:color w:val="0000CC"/>
          <w:szCs w:val="24"/>
          <w:lang w:val="en-GB"/>
        </w:rPr>
        <w:t>”</w:t>
      </w:r>
      <w:r w:rsidR="00B1112D">
        <w:rPr>
          <w:rFonts w:cs="Times New Roman"/>
          <w:color w:val="0000CC"/>
          <w:szCs w:val="24"/>
          <w:lang w:val="en-GB"/>
        </w:rPr>
        <w:t>.</w:t>
      </w:r>
    </w:p>
    <w:p w14:paraId="02096F2C" w14:textId="77777777" w:rsidR="005A7921" w:rsidRPr="005A7921" w:rsidRDefault="005A7921" w:rsidP="005A7921">
      <w:pPr>
        <w:spacing w:line="360" w:lineRule="auto"/>
        <w:rPr>
          <w:rFonts w:cs="Times New Roman"/>
          <w:color w:val="000000"/>
          <w:szCs w:val="24"/>
          <w:shd w:val="clear" w:color="auto" w:fill="FFFFFF"/>
        </w:rPr>
      </w:pPr>
    </w:p>
    <w:p w14:paraId="3EFAA91A" w14:textId="283B77EC"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19</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Lines 342 - 343: I suggest substantiating this claim quantitatively (error analysis) rather than qualitatively (i.e., "excellent agreement")?</w:t>
      </w:r>
    </w:p>
    <w:p w14:paraId="00AC1533" w14:textId="77777777" w:rsidR="00F827FF" w:rsidRDefault="00F827FF" w:rsidP="00F827FF">
      <w:pPr>
        <w:spacing w:line="360" w:lineRule="auto"/>
        <w:rPr>
          <w:rFonts w:cs="Times New Roman"/>
          <w:color w:val="0000CC"/>
          <w:szCs w:val="24"/>
          <w:lang w:val="en-GB"/>
        </w:rPr>
      </w:pPr>
      <w:r w:rsidRPr="00FC72D3">
        <w:rPr>
          <w:rFonts w:cs="Times New Roman"/>
          <w:b/>
          <w:color w:val="0000CC"/>
          <w:szCs w:val="24"/>
          <w:u w:val="single"/>
          <w:lang w:val="en-GB"/>
        </w:rPr>
        <w:t>Reply:</w:t>
      </w:r>
    </w:p>
    <w:p w14:paraId="64B5F362" w14:textId="745D7C6F" w:rsidR="00F827FF" w:rsidRPr="00B1112D" w:rsidRDefault="00F827FF" w:rsidP="00F827FF">
      <w:pPr>
        <w:spacing w:line="360" w:lineRule="auto"/>
        <w:rPr>
          <w:rFonts w:cs="Times New Roman"/>
          <w:color w:val="000000"/>
          <w:szCs w:val="24"/>
          <w:shd w:val="clear" w:color="auto" w:fill="FFFFFF"/>
          <w:lang w:val="en-GB"/>
        </w:rPr>
      </w:pPr>
      <w:del w:id="415" w:author="Brian Sheil" w:date="2023-01-12T20:58:00Z">
        <w:r w:rsidDel="0068375C">
          <w:rPr>
            <w:rFonts w:cs="Times New Roman" w:hint="eastAsia"/>
            <w:color w:val="0000CC"/>
            <w:szCs w:val="24"/>
            <w:lang w:val="en-GB"/>
          </w:rPr>
          <w:delText>Thanks</w:delText>
        </w:r>
        <w:r w:rsidDel="0068375C">
          <w:rPr>
            <w:rFonts w:cs="Times New Roman"/>
            <w:color w:val="0000CC"/>
            <w:szCs w:val="24"/>
            <w:lang w:val="en-GB"/>
          </w:rPr>
          <w:delText xml:space="preserve"> to reviewer’s suggestion. Actually, q</w:delText>
        </w:r>
      </w:del>
      <w:ins w:id="416" w:author="Brian Sheil" w:date="2023-01-12T20:58:00Z">
        <w:r w:rsidR="0068375C">
          <w:rPr>
            <w:rFonts w:cs="Times New Roman"/>
            <w:color w:val="0000CC"/>
            <w:szCs w:val="24"/>
            <w:lang w:val="en-GB"/>
          </w:rPr>
          <w:t>Q</w:t>
        </w:r>
      </w:ins>
      <w:r>
        <w:rPr>
          <w:rFonts w:cs="Times New Roman"/>
          <w:color w:val="0000CC"/>
          <w:szCs w:val="24"/>
          <w:lang w:val="en-GB"/>
        </w:rPr>
        <w:t xml:space="preserve">uantitative analysis was </w:t>
      </w:r>
      <w:ins w:id="417" w:author="Brian Sheil" w:date="2023-01-12T20:58:00Z">
        <w:r w:rsidR="0068375C">
          <w:rPr>
            <w:rFonts w:cs="Times New Roman"/>
            <w:color w:val="0000CC"/>
            <w:szCs w:val="24"/>
            <w:lang w:val="en-GB"/>
          </w:rPr>
          <w:t xml:space="preserve">indeed provided in the original manuscript (see </w:t>
        </w:r>
      </w:ins>
      <w:del w:id="418" w:author="Brian Sheil" w:date="2023-01-12T20:58:00Z">
        <w:r w:rsidDel="0068375C">
          <w:rPr>
            <w:rFonts w:cs="Times New Roman"/>
            <w:color w:val="0000CC"/>
            <w:szCs w:val="24"/>
            <w:lang w:val="en-GB"/>
          </w:rPr>
          <w:delText xml:space="preserve">given in </w:delText>
        </w:r>
      </w:del>
      <w:del w:id="419" w:author="Brian Sheil" w:date="2023-01-13T08:29:00Z">
        <w:r w:rsidDel="00E21D3C">
          <w:rPr>
            <w:rFonts w:cs="Times New Roman"/>
            <w:color w:val="0000CC"/>
            <w:szCs w:val="24"/>
            <w:lang w:val="en-GB"/>
          </w:rPr>
          <w:delText xml:space="preserve">lines </w:delText>
        </w:r>
        <w:r w:rsidR="004B5849" w:rsidDel="00E21D3C">
          <w:rPr>
            <w:rFonts w:cs="Times New Roman"/>
            <w:color w:val="0000CC"/>
            <w:szCs w:val="24"/>
            <w:lang w:val="en-GB"/>
          </w:rPr>
          <w:delText>334-337</w:delText>
        </w:r>
      </w:del>
      <w:ins w:id="420" w:author="Brian Sheil" w:date="2023-01-13T08:29:00Z">
        <w:r w:rsidR="00E21D3C">
          <w:rPr>
            <w:rFonts w:cs="Times New Roman"/>
            <w:color w:val="0000CC"/>
            <w:szCs w:val="24"/>
            <w:lang w:val="en-GB"/>
          </w:rPr>
          <w:t>Table 4</w:t>
        </w:r>
      </w:ins>
      <w:ins w:id="421" w:author="Brian Sheil" w:date="2023-01-12T20:58:00Z">
        <w:r w:rsidR="0068375C">
          <w:rPr>
            <w:rFonts w:cs="Times New Roman"/>
            <w:color w:val="0000CC"/>
            <w:szCs w:val="24"/>
            <w:lang w:val="en-GB"/>
          </w:rPr>
          <w:t>)</w:t>
        </w:r>
      </w:ins>
      <w:r>
        <w:rPr>
          <w:rFonts w:cs="Times New Roman"/>
          <w:color w:val="0000CC"/>
          <w:szCs w:val="24"/>
          <w:lang w:val="en-GB"/>
        </w:rPr>
        <w:t>.</w:t>
      </w:r>
    </w:p>
    <w:p w14:paraId="3136142E" w14:textId="77777777" w:rsidR="005A7921" w:rsidRPr="00F827FF" w:rsidRDefault="005A7921" w:rsidP="005A7921">
      <w:pPr>
        <w:spacing w:line="360" w:lineRule="auto"/>
        <w:rPr>
          <w:rFonts w:cs="Times New Roman"/>
          <w:color w:val="000000"/>
          <w:szCs w:val="24"/>
          <w:shd w:val="clear" w:color="auto" w:fill="FFFFFF"/>
          <w:lang w:val="en-GB"/>
        </w:rPr>
      </w:pPr>
    </w:p>
    <w:p w14:paraId="02B0E901" w14:textId="042652E4"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20</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Lines 348 - 350: the values in this table should be explained to give context.</w:t>
      </w:r>
    </w:p>
    <w:p w14:paraId="76888F0A" w14:textId="77777777" w:rsidR="00F66112" w:rsidRDefault="00F66112" w:rsidP="00F66112">
      <w:pPr>
        <w:spacing w:line="360" w:lineRule="auto"/>
        <w:rPr>
          <w:rFonts w:cs="Times New Roman"/>
          <w:color w:val="0000CC"/>
          <w:szCs w:val="24"/>
          <w:lang w:val="en-GB"/>
        </w:rPr>
      </w:pPr>
      <w:r w:rsidRPr="00FC72D3">
        <w:rPr>
          <w:rFonts w:cs="Times New Roman"/>
          <w:b/>
          <w:color w:val="0000CC"/>
          <w:szCs w:val="24"/>
          <w:u w:val="single"/>
          <w:lang w:val="en-GB"/>
        </w:rPr>
        <w:t>Reply:</w:t>
      </w:r>
    </w:p>
    <w:p w14:paraId="6FE468DE" w14:textId="4F16D9C7" w:rsidR="00F66112" w:rsidRPr="00B1112D" w:rsidRDefault="00F66112" w:rsidP="00F66112">
      <w:pPr>
        <w:spacing w:line="360" w:lineRule="auto"/>
        <w:rPr>
          <w:rFonts w:cs="Times New Roman"/>
          <w:color w:val="000000"/>
          <w:szCs w:val="24"/>
          <w:shd w:val="clear" w:color="auto" w:fill="FFFFFF"/>
          <w:lang w:val="en-GB"/>
        </w:rPr>
      </w:pPr>
      <w:r>
        <w:rPr>
          <w:rFonts w:cs="Times New Roman" w:hint="eastAsia"/>
          <w:color w:val="0000CC"/>
          <w:szCs w:val="24"/>
          <w:lang w:val="en-GB"/>
        </w:rPr>
        <w:t>The</w:t>
      </w:r>
      <w:r>
        <w:rPr>
          <w:rFonts w:cs="Times New Roman"/>
          <w:color w:val="0000CC"/>
          <w:szCs w:val="24"/>
          <w:lang w:val="en-GB"/>
        </w:rPr>
        <w:t xml:space="preserve"> defin</w:t>
      </w:r>
      <w:ins w:id="422" w:author="Brian Sheil" w:date="2023-01-12T20:58:00Z">
        <w:r w:rsidR="0068375C">
          <w:rPr>
            <w:rFonts w:cs="Times New Roman"/>
            <w:color w:val="0000CC"/>
            <w:szCs w:val="24"/>
            <w:lang w:val="en-GB"/>
          </w:rPr>
          <w:t>i</w:t>
        </w:r>
      </w:ins>
      <w:del w:id="423" w:author="Brian Sheil" w:date="2023-01-12T20:58:00Z">
        <w:r w:rsidDel="0068375C">
          <w:rPr>
            <w:rFonts w:cs="Times New Roman"/>
            <w:color w:val="0000CC"/>
            <w:szCs w:val="24"/>
            <w:lang w:val="en-GB"/>
          </w:rPr>
          <w:delText>a</w:delText>
        </w:r>
      </w:del>
      <w:r>
        <w:rPr>
          <w:rFonts w:cs="Times New Roman"/>
          <w:color w:val="0000CC"/>
          <w:szCs w:val="24"/>
          <w:lang w:val="en-GB"/>
        </w:rPr>
        <w:t xml:space="preserve">tions of these indicators </w:t>
      </w:r>
      <w:del w:id="424" w:author="Brian Sheil" w:date="2023-01-12T20:58:00Z">
        <w:r w:rsidDel="0068375C">
          <w:rPr>
            <w:rFonts w:cs="Times New Roman"/>
            <w:color w:val="0000CC"/>
            <w:szCs w:val="24"/>
            <w:lang w:val="en-GB"/>
          </w:rPr>
          <w:delText xml:space="preserve">were given </w:delText>
        </w:r>
      </w:del>
      <w:ins w:id="425" w:author="Brian Sheil" w:date="2023-01-12T20:58:00Z">
        <w:r w:rsidR="0068375C">
          <w:rPr>
            <w:rFonts w:cs="Times New Roman"/>
            <w:color w:val="0000CC"/>
            <w:szCs w:val="24"/>
            <w:lang w:val="en-GB"/>
          </w:rPr>
          <w:t xml:space="preserve">are provided </w:t>
        </w:r>
      </w:ins>
      <w:r>
        <w:rPr>
          <w:rFonts w:cs="Times New Roman"/>
          <w:color w:val="0000CC"/>
          <w:szCs w:val="24"/>
          <w:lang w:val="en-GB"/>
        </w:rPr>
        <w:t xml:space="preserve">in lines </w:t>
      </w:r>
      <w:r w:rsidR="004B5849">
        <w:rPr>
          <w:rFonts w:cs="Times New Roman"/>
          <w:color w:val="0000CC"/>
          <w:szCs w:val="24"/>
          <w:lang w:val="en-GB"/>
        </w:rPr>
        <w:t>3</w:t>
      </w:r>
      <w:ins w:id="426" w:author="Brian Sheil" w:date="2023-01-13T08:30:00Z">
        <w:r w:rsidR="00E21D3C">
          <w:rPr>
            <w:rFonts w:cs="Times New Roman"/>
            <w:color w:val="0000CC"/>
            <w:szCs w:val="24"/>
            <w:lang w:val="en-GB"/>
          </w:rPr>
          <w:t>22</w:t>
        </w:r>
      </w:ins>
      <w:del w:id="427" w:author="Brian Sheil" w:date="2023-01-13T08:30:00Z">
        <w:r w:rsidR="004B5849" w:rsidDel="00E21D3C">
          <w:rPr>
            <w:rFonts w:cs="Times New Roman"/>
            <w:color w:val="0000CC"/>
            <w:szCs w:val="24"/>
            <w:lang w:val="en-GB"/>
          </w:rPr>
          <w:delText>09</w:delText>
        </w:r>
      </w:del>
      <w:r w:rsidR="004B5849">
        <w:rPr>
          <w:rFonts w:cs="Times New Roman"/>
          <w:color w:val="0000CC"/>
          <w:szCs w:val="24"/>
          <w:lang w:val="en-GB"/>
        </w:rPr>
        <w:t>-3</w:t>
      </w:r>
      <w:ins w:id="428" w:author="Brian Sheil" w:date="2023-01-13T08:30:00Z">
        <w:r w:rsidR="00E21D3C">
          <w:rPr>
            <w:rFonts w:cs="Times New Roman"/>
            <w:color w:val="0000CC"/>
            <w:szCs w:val="24"/>
            <w:lang w:val="en-GB"/>
          </w:rPr>
          <w:t>27</w:t>
        </w:r>
      </w:ins>
      <w:del w:id="429" w:author="Brian Sheil" w:date="2023-01-13T08:30:00Z">
        <w:r w:rsidR="004B5849" w:rsidDel="00E21D3C">
          <w:rPr>
            <w:rFonts w:cs="Times New Roman"/>
            <w:color w:val="0000CC"/>
            <w:szCs w:val="24"/>
            <w:lang w:val="en-GB"/>
          </w:rPr>
          <w:delText>14</w:delText>
        </w:r>
      </w:del>
      <w:r w:rsidR="00BA2C8D">
        <w:rPr>
          <w:rFonts w:cs="Times New Roman"/>
          <w:color w:val="0000CC"/>
          <w:szCs w:val="24"/>
          <w:lang w:val="en-GB"/>
        </w:rPr>
        <w:t xml:space="preserve"> </w:t>
      </w:r>
      <w:r>
        <w:rPr>
          <w:rFonts w:cs="Times New Roman"/>
          <w:color w:val="0000CC"/>
          <w:szCs w:val="24"/>
          <w:lang w:val="en-GB"/>
        </w:rPr>
        <w:t>in the revised manuscript.</w:t>
      </w:r>
    </w:p>
    <w:p w14:paraId="57E778FE" w14:textId="77777777" w:rsidR="005A7921" w:rsidRPr="00F66112" w:rsidRDefault="005A7921" w:rsidP="005A7921">
      <w:pPr>
        <w:spacing w:line="360" w:lineRule="auto"/>
        <w:rPr>
          <w:rFonts w:cs="Times New Roman"/>
          <w:color w:val="000000"/>
          <w:szCs w:val="24"/>
          <w:shd w:val="clear" w:color="auto" w:fill="FFFFFF"/>
          <w:lang w:val="en-GB"/>
        </w:rPr>
      </w:pPr>
    </w:p>
    <w:p w14:paraId="661999DD" w14:textId="7E3EAE9D"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21</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Lines 356 - 358: Is this referring to the fact that the stress strain curve crosses η = 1.2 at small strains?</w:t>
      </w:r>
    </w:p>
    <w:p w14:paraId="128BA80C" w14:textId="77777777" w:rsidR="00DC6ACC" w:rsidRDefault="00DC6ACC" w:rsidP="00DC6ACC">
      <w:pPr>
        <w:spacing w:line="360" w:lineRule="auto"/>
        <w:rPr>
          <w:rFonts w:cs="Times New Roman"/>
          <w:color w:val="0000CC"/>
          <w:szCs w:val="24"/>
          <w:lang w:val="en-GB"/>
        </w:rPr>
      </w:pPr>
      <w:r w:rsidRPr="00FC72D3">
        <w:rPr>
          <w:rFonts w:cs="Times New Roman"/>
          <w:b/>
          <w:color w:val="0000CC"/>
          <w:szCs w:val="24"/>
          <w:u w:val="single"/>
          <w:lang w:val="en-GB"/>
        </w:rPr>
        <w:t>Reply:</w:t>
      </w:r>
    </w:p>
    <w:p w14:paraId="12BA8D02" w14:textId="34CAD317" w:rsidR="00DC6ACC" w:rsidRPr="00B1112D" w:rsidRDefault="00DC6ACC" w:rsidP="00DC6ACC">
      <w:pPr>
        <w:spacing w:line="360" w:lineRule="auto"/>
        <w:rPr>
          <w:rFonts w:cs="Times New Roman"/>
          <w:color w:val="000000"/>
          <w:szCs w:val="24"/>
          <w:shd w:val="clear" w:color="auto" w:fill="FFFFFF"/>
          <w:lang w:val="en-GB"/>
        </w:rPr>
      </w:pPr>
      <w:del w:id="430" w:author="Brian Sheil" w:date="2023-01-12T20:59:00Z">
        <w:r w:rsidDel="0068375C">
          <w:rPr>
            <w:rFonts w:cs="Times New Roman"/>
            <w:color w:val="0000CC"/>
            <w:szCs w:val="24"/>
            <w:lang w:val="en-GB"/>
          </w:rPr>
          <w:delText>T</w:delText>
        </w:r>
        <w:r w:rsidDel="0068375C">
          <w:rPr>
            <w:rFonts w:cs="Times New Roman" w:hint="eastAsia"/>
            <w:color w:val="0000CC"/>
            <w:szCs w:val="24"/>
            <w:lang w:val="en-GB"/>
          </w:rPr>
          <w:delText>h</w:delText>
        </w:r>
        <w:r w:rsidDel="0068375C">
          <w:rPr>
            <w:rFonts w:cs="Times New Roman"/>
            <w:color w:val="0000CC"/>
            <w:szCs w:val="24"/>
            <w:lang w:val="en-GB"/>
          </w:rPr>
          <w:delText xml:space="preserve">anks to the reviewer’s constructive comment. </w:delText>
        </w:r>
      </w:del>
      <w:r>
        <w:rPr>
          <w:rFonts w:cs="Times New Roman"/>
          <w:color w:val="0000CC"/>
          <w:szCs w:val="24"/>
          <w:lang w:val="en-GB"/>
        </w:rPr>
        <w:t xml:space="preserve">We have </w:t>
      </w:r>
      <w:del w:id="431" w:author="Brian Sheil" w:date="2023-01-12T20:59:00Z">
        <w:r w:rsidDel="0068375C">
          <w:rPr>
            <w:rFonts w:cs="Times New Roman"/>
            <w:color w:val="0000CC"/>
            <w:szCs w:val="24"/>
            <w:lang w:val="en-GB"/>
          </w:rPr>
          <w:delText xml:space="preserve">included this </w:delText>
        </w:r>
      </w:del>
      <w:ins w:id="432" w:author="Brian Sheil" w:date="2023-01-12T20:59:00Z">
        <w:r w:rsidR="0068375C">
          <w:rPr>
            <w:rFonts w:cs="Times New Roman"/>
            <w:color w:val="0000CC"/>
            <w:szCs w:val="24"/>
            <w:lang w:val="en-GB"/>
          </w:rPr>
          <w:t xml:space="preserve">clarified the </w:t>
        </w:r>
      </w:ins>
      <w:r>
        <w:rPr>
          <w:rFonts w:cs="Times New Roman"/>
          <w:color w:val="0000CC"/>
          <w:szCs w:val="24"/>
          <w:lang w:val="en-GB"/>
        </w:rPr>
        <w:t xml:space="preserve">reason in lines </w:t>
      </w:r>
      <w:r w:rsidR="004B5849">
        <w:rPr>
          <w:rFonts w:cs="Times New Roman"/>
          <w:color w:val="0000CC"/>
          <w:szCs w:val="24"/>
          <w:lang w:val="en-GB"/>
        </w:rPr>
        <w:t>3</w:t>
      </w:r>
      <w:ins w:id="433" w:author="Brian Sheil" w:date="2023-01-13T08:31:00Z">
        <w:r w:rsidR="00E21D3C">
          <w:rPr>
            <w:rFonts w:cs="Times New Roman"/>
            <w:color w:val="0000CC"/>
            <w:szCs w:val="24"/>
            <w:lang w:val="en-GB"/>
          </w:rPr>
          <w:t>62</w:t>
        </w:r>
      </w:ins>
      <w:del w:id="434" w:author="Brian Sheil" w:date="2023-01-13T08:31:00Z">
        <w:r w:rsidR="004B5849" w:rsidDel="00E21D3C">
          <w:rPr>
            <w:rFonts w:cs="Times New Roman"/>
            <w:color w:val="0000CC"/>
            <w:szCs w:val="24"/>
            <w:lang w:val="en-GB"/>
          </w:rPr>
          <w:delText>49</w:delText>
        </w:r>
      </w:del>
      <w:r w:rsidR="004B5849">
        <w:rPr>
          <w:rFonts w:cs="Times New Roman"/>
          <w:color w:val="0000CC"/>
          <w:szCs w:val="24"/>
          <w:lang w:val="en-GB"/>
        </w:rPr>
        <w:t>-3</w:t>
      </w:r>
      <w:ins w:id="435" w:author="Brian Sheil" w:date="2023-01-13T08:31:00Z">
        <w:r w:rsidR="00E21D3C">
          <w:rPr>
            <w:rFonts w:cs="Times New Roman"/>
            <w:color w:val="0000CC"/>
            <w:szCs w:val="24"/>
            <w:lang w:val="en-GB"/>
          </w:rPr>
          <w:t>66</w:t>
        </w:r>
      </w:ins>
      <w:del w:id="436" w:author="Brian Sheil" w:date="2023-01-13T08:31:00Z">
        <w:r w:rsidR="004B5849" w:rsidDel="00E21D3C">
          <w:rPr>
            <w:rFonts w:cs="Times New Roman"/>
            <w:color w:val="0000CC"/>
            <w:szCs w:val="24"/>
            <w:lang w:val="en-GB"/>
          </w:rPr>
          <w:delText>54</w:delText>
        </w:r>
      </w:del>
      <w:r>
        <w:rPr>
          <w:rFonts w:cs="Times New Roman"/>
          <w:color w:val="0000CC"/>
          <w:szCs w:val="24"/>
          <w:lang w:val="en-GB"/>
        </w:rPr>
        <w:t xml:space="preserve"> </w:t>
      </w:r>
      <w:ins w:id="437" w:author="Brian Sheil" w:date="2023-01-12T20:59:00Z">
        <w:r w:rsidR="0068375C">
          <w:rPr>
            <w:rFonts w:cs="Times New Roman"/>
            <w:color w:val="0000CC"/>
            <w:szCs w:val="24"/>
            <w:lang w:val="en-GB"/>
          </w:rPr>
          <w:t>of</w:t>
        </w:r>
      </w:ins>
      <w:del w:id="438" w:author="Brian Sheil" w:date="2023-01-12T20:59:00Z">
        <w:r w:rsidDel="0068375C">
          <w:rPr>
            <w:rFonts w:cs="Times New Roman"/>
            <w:color w:val="0000CC"/>
            <w:szCs w:val="24"/>
            <w:lang w:val="en-GB"/>
          </w:rPr>
          <w:delText>in</w:delText>
        </w:r>
      </w:del>
      <w:r>
        <w:rPr>
          <w:rFonts w:cs="Times New Roman"/>
          <w:color w:val="0000CC"/>
          <w:szCs w:val="24"/>
          <w:lang w:val="en-GB"/>
        </w:rPr>
        <w:t xml:space="preserve"> the revised paper.</w:t>
      </w:r>
    </w:p>
    <w:p w14:paraId="7F30B236" w14:textId="77777777" w:rsidR="005A7921" w:rsidRPr="00DC6ACC" w:rsidRDefault="005A7921" w:rsidP="005A7921">
      <w:pPr>
        <w:spacing w:line="360" w:lineRule="auto"/>
        <w:rPr>
          <w:rFonts w:cs="Times New Roman"/>
          <w:color w:val="000000"/>
          <w:szCs w:val="24"/>
          <w:shd w:val="clear" w:color="auto" w:fill="FFFFFF"/>
          <w:lang w:val="en-GB"/>
        </w:rPr>
      </w:pPr>
    </w:p>
    <w:p w14:paraId="0A31B649" w14:textId="0972CD70"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22</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360: What is the K0 value being used in for all the experimental data in the plots?</w:t>
      </w:r>
    </w:p>
    <w:p w14:paraId="6A7AEC1B" w14:textId="77777777" w:rsidR="003B3CBB" w:rsidRDefault="003B3CBB" w:rsidP="003B3CBB">
      <w:pPr>
        <w:spacing w:line="360" w:lineRule="auto"/>
        <w:rPr>
          <w:rFonts w:cs="Times New Roman"/>
          <w:color w:val="0000CC"/>
          <w:szCs w:val="24"/>
          <w:lang w:val="en-GB"/>
        </w:rPr>
      </w:pPr>
      <w:r w:rsidRPr="00FC72D3">
        <w:rPr>
          <w:rFonts w:cs="Times New Roman"/>
          <w:b/>
          <w:color w:val="0000CC"/>
          <w:szCs w:val="24"/>
          <w:u w:val="single"/>
          <w:lang w:val="en-GB"/>
        </w:rPr>
        <w:t>Reply:</w:t>
      </w:r>
    </w:p>
    <w:p w14:paraId="53F894DE" w14:textId="01929F92" w:rsidR="003B3CBB" w:rsidRPr="00B1112D" w:rsidRDefault="0068375C" w:rsidP="003B3CBB">
      <w:pPr>
        <w:spacing w:line="360" w:lineRule="auto"/>
        <w:rPr>
          <w:rFonts w:cs="Times New Roman"/>
          <w:color w:val="000000"/>
          <w:szCs w:val="24"/>
          <w:shd w:val="clear" w:color="auto" w:fill="FFFFFF"/>
          <w:lang w:val="en-GB"/>
        </w:rPr>
      </w:pPr>
      <w:ins w:id="439" w:author="Brian Sheil" w:date="2023-01-12T21:00:00Z">
        <w:r>
          <w:rPr>
            <w:rFonts w:cs="Times New Roman"/>
            <w:color w:val="0000CC"/>
            <w:szCs w:val="24"/>
            <w:lang w:val="en-GB"/>
          </w:rPr>
          <w:t>A</w:t>
        </w:r>
        <w:r w:rsidRPr="003B3CBB">
          <w:rPr>
            <w:rFonts w:cs="Times New Roman"/>
            <w:color w:val="0000CC"/>
            <w:szCs w:val="24"/>
            <w:lang w:val="en-GB"/>
          </w:rPr>
          <w:t>ll K0 tests</w:t>
        </w:r>
        <w:r w:rsidRPr="003B3CBB">
          <w:rPr>
            <w:rFonts w:cs="Times New Roman"/>
            <w:color w:val="0000CC"/>
            <w:szCs w:val="24"/>
            <w:lang w:val="en-GB"/>
          </w:rPr>
          <w:t xml:space="preserve"> </w:t>
        </w:r>
        <w:r>
          <w:rPr>
            <w:rFonts w:cs="Times New Roman"/>
            <w:color w:val="0000CC"/>
            <w:szCs w:val="24"/>
            <w:lang w:val="en-GB"/>
          </w:rPr>
          <w:t xml:space="preserve">correspond to a value of </w:t>
        </w:r>
      </w:ins>
      <w:r w:rsidR="003B3CBB" w:rsidRPr="003B3CBB">
        <w:rPr>
          <w:rFonts w:cs="Times New Roman"/>
          <w:color w:val="0000CC"/>
          <w:szCs w:val="24"/>
          <w:lang w:val="en-GB"/>
        </w:rPr>
        <w:t xml:space="preserve">K0 </w:t>
      </w:r>
      <w:del w:id="440" w:author="Brian Sheil" w:date="2023-01-12T20:59:00Z">
        <w:r w:rsidR="003B3CBB" w:rsidRPr="003B3CBB" w:rsidDel="0068375C">
          <w:rPr>
            <w:rFonts w:cs="Times New Roman"/>
            <w:color w:val="0000CC"/>
            <w:szCs w:val="24"/>
            <w:lang w:val="en-GB"/>
          </w:rPr>
          <w:delText xml:space="preserve">was </w:delText>
        </w:r>
      </w:del>
      <w:ins w:id="441" w:author="Brian Sheil" w:date="2023-01-12T20:59:00Z">
        <w:r>
          <w:rPr>
            <w:rFonts w:cs="Times New Roman"/>
            <w:color w:val="0000CC"/>
            <w:szCs w:val="24"/>
            <w:lang w:val="en-GB"/>
          </w:rPr>
          <w:t>=</w:t>
        </w:r>
        <w:r w:rsidRPr="003B3CBB">
          <w:rPr>
            <w:rFonts w:cs="Times New Roman"/>
            <w:color w:val="0000CC"/>
            <w:szCs w:val="24"/>
            <w:lang w:val="en-GB"/>
          </w:rPr>
          <w:t xml:space="preserve"> </w:t>
        </w:r>
      </w:ins>
      <w:r w:rsidR="003B3CBB" w:rsidRPr="003B3CBB">
        <w:rPr>
          <w:rFonts w:cs="Times New Roman"/>
          <w:color w:val="0000CC"/>
          <w:szCs w:val="24"/>
          <w:lang w:val="en-GB"/>
        </w:rPr>
        <w:t>0.5</w:t>
      </w:r>
      <w:del w:id="442" w:author="Brian Sheil" w:date="2023-01-12T21:00:00Z">
        <w:r w:rsidR="003B3CBB" w:rsidRPr="003B3CBB" w:rsidDel="0068375C">
          <w:rPr>
            <w:rFonts w:cs="Times New Roman"/>
            <w:color w:val="0000CC"/>
            <w:szCs w:val="24"/>
            <w:lang w:val="en-GB"/>
          </w:rPr>
          <w:delText xml:space="preserve"> in all K0 tests</w:delText>
        </w:r>
      </w:del>
      <w:r w:rsidR="003B3CBB" w:rsidRPr="003B3CBB">
        <w:rPr>
          <w:rFonts w:cs="Times New Roman"/>
          <w:color w:val="0000CC"/>
          <w:szCs w:val="24"/>
          <w:lang w:val="en-GB"/>
        </w:rPr>
        <w:t>.</w:t>
      </w:r>
      <w:r w:rsidR="003B3CBB">
        <w:rPr>
          <w:rFonts w:cs="Times New Roman"/>
          <w:color w:val="000000"/>
          <w:szCs w:val="24"/>
          <w:shd w:val="clear" w:color="auto" w:fill="FFFFFF"/>
        </w:rPr>
        <w:t xml:space="preserve"> </w:t>
      </w:r>
      <w:r w:rsidR="003B3CBB">
        <w:rPr>
          <w:rFonts w:cs="Times New Roman" w:hint="eastAsia"/>
          <w:color w:val="0000CC"/>
          <w:szCs w:val="24"/>
          <w:lang w:val="en-GB"/>
        </w:rPr>
        <w:t>All</w:t>
      </w:r>
      <w:r w:rsidR="003B3CBB">
        <w:rPr>
          <w:rFonts w:cs="Times New Roman"/>
          <w:color w:val="0000CC"/>
          <w:szCs w:val="24"/>
          <w:lang w:val="en-GB"/>
        </w:rPr>
        <w:t xml:space="preserve"> details were summarized in Table </w:t>
      </w:r>
      <w:del w:id="443" w:author="Brian Sheil" w:date="2023-01-13T08:32:00Z">
        <w:r w:rsidR="003B3CBB" w:rsidDel="00E21D3C">
          <w:rPr>
            <w:rFonts w:cs="Times New Roman"/>
            <w:color w:val="0000CC"/>
            <w:szCs w:val="24"/>
            <w:lang w:val="en-GB"/>
          </w:rPr>
          <w:delText>1</w:delText>
        </w:r>
      </w:del>
      <w:ins w:id="444" w:author="Brian Sheil" w:date="2023-01-13T08:32:00Z">
        <w:r w:rsidR="00E21D3C">
          <w:rPr>
            <w:rFonts w:cs="Times New Roman"/>
            <w:color w:val="0000CC"/>
            <w:szCs w:val="24"/>
            <w:lang w:val="en-GB"/>
          </w:rPr>
          <w:t>2</w:t>
        </w:r>
      </w:ins>
      <w:r w:rsidR="003B3CBB">
        <w:rPr>
          <w:rFonts w:cs="Times New Roman"/>
          <w:color w:val="0000CC"/>
          <w:szCs w:val="24"/>
          <w:lang w:val="en-GB"/>
        </w:rPr>
        <w:t>.</w:t>
      </w:r>
    </w:p>
    <w:p w14:paraId="302ABAF4" w14:textId="77777777" w:rsidR="005A7921" w:rsidRPr="003B3CBB" w:rsidRDefault="005A7921" w:rsidP="005A7921">
      <w:pPr>
        <w:spacing w:line="360" w:lineRule="auto"/>
        <w:rPr>
          <w:rFonts w:cs="Times New Roman"/>
          <w:color w:val="000000"/>
          <w:szCs w:val="24"/>
          <w:shd w:val="clear" w:color="auto" w:fill="FFFFFF"/>
          <w:lang w:val="en-GB"/>
        </w:rPr>
      </w:pPr>
    </w:p>
    <w:p w14:paraId="7252F176" w14:textId="1AF87B7D"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23</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367: From figure 5b it seems like the trend goes past -0.86 for more negative strains. What is the cause of this?</w:t>
      </w:r>
    </w:p>
    <w:p w14:paraId="2604EAD2" w14:textId="77777777" w:rsidR="007C6894" w:rsidRDefault="007C6894" w:rsidP="007C6894">
      <w:pPr>
        <w:spacing w:line="360" w:lineRule="auto"/>
        <w:rPr>
          <w:rFonts w:cs="Times New Roman"/>
          <w:color w:val="0000CC"/>
          <w:szCs w:val="24"/>
          <w:lang w:val="en-GB"/>
        </w:rPr>
      </w:pPr>
      <w:r w:rsidRPr="00FC72D3">
        <w:rPr>
          <w:rFonts w:cs="Times New Roman"/>
          <w:b/>
          <w:color w:val="0000CC"/>
          <w:szCs w:val="24"/>
          <w:u w:val="single"/>
          <w:lang w:val="en-GB"/>
        </w:rPr>
        <w:t>Reply:</w:t>
      </w:r>
    </w:p>
    <w:p w14:paraId="25B14BBD" w14:textId="320FF63C" w:rsidR="007C6894" w:rsidRPr="00B467B3" w:rsidRDefault="00B467B3" w:rsidP="007C6894">
      <w:pPr>
        <w:spacing w:line="360" w:lineRule="auto"/>
        <w:rPr>
          <w:rFonts w:cs="Times New Roman"/>
          <w:color w:val="0000CC"/>
          <w:szCs w:val="24"/>
          <w:lang w:val="en-GB"/>
        </w:rPr>
      </w:pPr>
      <w:r w:rsidRPr="00B467B3">
        <w:rPr>
          <w:rFonts w:cs="Times New Roman"/>
          <w:i/>
          <w:color w:val="0000CC"/>
          <w:szCs w:val="24"/>
          <w:lang w:val="en-GB"/>
        </w:rPr>
        <w:t>M</w:t>
      </w:r>
      <w:r w:rsidRPr="00B467B3">
        <w:rPr>
          <w:rFonts w:cs="Times New Roman"/>
          <w:i/>
          <w:color w:val="0000CC"/>
          <w:szCs w:val="24"/>
          <w:vertAlign w:val="subscript"/>
          <w:lang w:val="en-GB"/>
        </w:rPr>
        <w:t>e</w:t>
      </w:r>
      <w:r>
        <w:rPr>
          <w:rFonts w:cs="Times New Roman"/>
          <w:color w:val="0000CC"/>
          <w:szCs w:val="24"/>
          <w:lang w:val="en-GB"/>
        </w:rPr>
        <w:t xml:space="preserve"> = -0.86 was directly extracted from the cited paper </w:t>
      </w:r>
      <w:r>
        <w:rPr>
          <w:rFonts w:cs="Times New Roman"/>
          <w:color w:val="0000CC"/>
          <w:szCs w:val="24"/>
          <w:lang w:val="en-GB"/>
        </w:rPr>
        <w:fldChar w:fldCharType="begin"/>
      </w:r>
      <w:r>
        <w:rPr>
          <w:rFonts w:cs="Times New Roman"/>
          <w:color w:val="0000CC"/>
          <w:szCs w:val="24"/>
          <w:lang w:val="en-GB"/>
        </w:rPr>
        <w:instrText xml:space="preserve"> ADDIN EN.CITE &lt;EndNote&gt;&lt;Cite&gt;&lt;Author&gt;Gens&lt;/Author&gt;&lt;Year&gt;1982&lt;/Year&gt;&lt;RecNum&gt;1063&lt;/RecNum&gt;&lt;DisplayText&gt;(Gens, 1982)&lt;/DisplayText&gt;&lt;record&gt;&lt;rec-number&gt;1063&lt;/rec-number&gt;&lt;foreign-keys&gt;&lt;key app="EN" db-id="x25zzrta4ddawve0epdvrwf2efvws2wwfw2p" timestamp="1628556588"&gt;1063&lt;/key&gt;&lt;key app="ENWeb" db-id=""&gt;0&lt;/key&gt;&lt;/foreign-keys&gt;&lt;ref-type name="Thesis"&gt;32&lt;/ref-type&gt;&lt;contributors&gt;&lt;authors&gt;&lt;author&gt;Gens, A.&lt;/author&gt;&lt;/authors&gt;&lt;/contributors&gt;&lt;titles&gt;&lt;title&gt;Stress–strain and strength of a low plasticity clay&lt;/title&gt;&lt;/titles&gt;&lt;volume&gt;Ph.D&lt;/volume&gt;&lt;dates&gt;&lt;year&gt;1982&lt;/year&gt;&lt;/dates&gt;&lt;pub-location&gt;London, UK&lt;/pub-location&gt;&lt;publisher&gt;University of London&lt;/publisher&gt;&lt;urls&gt;&lt;/urls&gt;&lt;/record&gt;&lt;/Cite&gt;&lt;/EndNote&gt;</w:instrText>
      </w:r>
      <w:r>
        <w:rPr>
          <w:rFonts w:cs="Times New Roman"/>
          <w:color w:val="0000CC"/>
          <w:szCs w:val="24"/>
          <w:lang w:val="en-GB"/>
        </w:rPr>
        <w:fldChar w:fldCharType="separate"/>
      </w:r>
      <w:r>
        <w:rPr>
          <w:rFonts w:cs="Times New Roman"/>
          <w:noProof/>
          <w:color w:val="0000CC"/>
          <w:szCs w:val="24"/>
          <w:lang w:val="en-GB"/>
        </w:rPr>
        <w:t>(Gens, 1982)</w:t>
      </w:r>
      <w:r>
        <w:rPr>
          <w:rFonts w:cs="Times New Roman"/>
          <w:color w:val="0000CC"/>
          <w:szCs w:val="24"/>
          <w:lang w:val="en-GB"/>
        </w:rPr>
        <w:fldChar w:fldCharType="end"/>
      </w:r>
      <w:r>
        <w:rPr>
          <w:rFonts w:cs="Times New Roman"/>
          <w:color w:val="0000CC"/>
          <w:szCs w:val="24"/>
          <w:lang w:val="en-GB"/>
        </w:rPr>
        <w:t xml:space="preserve">, which was estimated based on all data rather than only Fig. </w:t>
      </w:r>
      <w:r w:rsidR="003E6EFD">
        <w:rPr>
          <w:rFonts w:cs="Times New Roman"/>
          <w:color w:val="0000CC"/>
          <w:szCs w:val="24"/>
          <w:lang w:val="en-GB"/>
        </w:rPr>
        <w:t>7 (original Fig. 5)</w:t>
      </w:r>
      <w:r>
        <w:rPr>
          <w:rFonts w:cs="Times New Roman"/>
          <w:color w:val="0000CC"/>
          <w:szCs w:val="24"/>
          <w:lang w:val="en-GB"/>
        </w:rPr>
        <w:t xml:space="preserve">. Therefore, it is natural that some experimental data slightly exceeded the critical state line with the slope of -0.86. </w:t>
      </w:r>
      <w:ins w:id="445" w:author="Brian Sheil" w:date="2023-01-12T21:01:00Z">
        <w:r w:rsidR="0068375C">
          <w:rPr>
            <w:rFonts w:cs="Times New Roman"/>
            <w:color w:val="0000CC"/>
            <w:szCs w:val="24"/>
            <w:lang w:val="en-GB"/>
          </w:rPr>
          <w:t xml:space="preserve">However, they key takeaway </w:t>
        </w:r>
      </w:ins>
      <w:del w:id="446" w:author="Brian Sheil" w:date="2023-01-12T21:01:00Z">
        <w:r w:rsidDel="0068375C">
          <w:rPr>
            <w:rFonts w:cs="Times New Roman"/>
            <w:color w:val="0000CC"/>
            <w:szCs w:val="24"/>
            <w:lang w:val="en-GB"/>
          </w:rPr>
          <w:delText xml:space="preserve">The important </w:delText>
        </w:r>
      </w:del>
      <w:r>
        <w:rPr>
          <w:rFonts w:cs="Times New Roman"/>
          <w:color w:val="0000CC"/>
          <w:szCs w:val="24"/>
          <w:lang w:val="en-GB"/>
        </w:rPr>
        <w:t>is that</w:t>
      </w:r>
      <w:r w:rsidRPr="00B467B3">
        <w:rPr>
          <w:rFonts w:cs="Times New Roman"/>
          <w:color w:val="0000CC"/>
          <w:szCs w:val="24"/>
          <w:lang w:val="en-GB"/>
        </w:rPr>
        <w:t xml:space="preserve"> the predictions match</w:t>
      </w:r>
      <w:r>
        <w:rPr>
          <w:rFonts w:cs="Times New Roman"/>
          <w:color w:val="0000CC"/>
          <w:szCs w:val="24"/>
          <w:lang w:val="en-GB"/>
        </w:rPr>
        <w:t>ed</w:t>
      </w:r>
      <w:r w:rsidRPr="00B467B3">
        <w:rPr>
          <w:rFonts w:cs="Times New Roman"/>
          <w:color w:val="0000CC"/>
          <w:szCs w:val="24"/>
          <w:lang w:val="en-GB"/>
        </w:rPr>
        <w:t xml:space="preserve"> well with the experimental data. </w:t>
      </w:r>
    </w:p>
    <w:p w14:paraId="73063F5D" w14:textId="77777777" w:rsidR="005A7921" w:rsidRPr="007C6894" w:rsidRDefault="005A7921" w:rsidP="005A7921">
      <w:pPr>
        <w:spacing w:line="360" w:lineRule="auto"/>
        <w:rPr>
          <w:rFonts w:cs="Times New Roman"/>
          <w:color w:val="000000"/>
          <w:szCs w:val="24"/>
          <w:shd w:val="clear" w:color="auto" w:fill="FFFFFF"/>
          <w:lang w:val="en-GB"/>
        </w:rPr>
      </w:pPr>
    </w:p>
    <w:p w14:paraId="51B9CA98" w14:textId="30D7269F"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24</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Lines 374 - 375: Are you saying that the ANN model is not founded or constrained by geotechnical principles/behaviors and physics?</w:t>
      </w:r>
    </w:p>
    <w:p w14:paraId="01C342D7" w14:textId="77777777" w:rsidR="003B3CBB" w:rsidRDefault="003B3CBB" w:rsidP="003B3CBB">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3AE7E116" w14:textId="6B08DD77" w:rsidR="003B3CBB" w:rsidRPr="00FB74D6" w:rsidRDefault="003B3CBB" w:rsidP="003B3CBB">
      <w:pPr>
        <w:spacing w:line="360" w:lineRule="auto"/>
        <w:rPr>
          <w:rFonts w:cs="Times New Roman"/>
          <w:color w:val="0000CC"/>
          <w:szCs w:val="24"/>
          <w:lang w:val="en-GB"/>
        </w:rPr>
      </w:pPr>
      <w:del w:id="447" w:author="Brian Sheil" w:date="2023-01-12T21:02:00Z">
        <w:r w:rsidDel="00165AF8">
          <w:rPr>
            <w:rFonts w:cs="Times New Roman"/>
            <w:color w:val="0000CC"/>
            <w:szCs w:val="24"/>
            <w:lang w:val="en-GB"/>
          </w:rPr>
          <w:delText xml:space="preserve">Sorry for the </w:delText>
        </w:r>
      </w:del>
      <w:ins w:id="448" w:author="Brian Sheil" w:date="2023-01-12T21:02:00Z">
        <w:r w:rsidR="00165AF8">
          <w:rPr>
            <w:rFonts w:cs="Times New Roman"/>
            <w:color w:val="0000CC"/>
            <w:szCs w:val="24"/>
            <w:lang w:val="en-GB"/>
          </w:rPr>
          <w:t xml:space="preserve">We thank the reviewer for spotting this </w:t>
        </w:r>
      </w:ins>
      <w:r>
        <w:rPr>
          <w:rFonts w:cs="Times New Roman"/>
          <w:color w:val="0000CC"/>
          <w:szCs w:val="24"/>
          <w:lang w:val="en-GB"/>
        </w:rPr>
        <w:t>typo</w:t>
      </w:r>
      <w:del w:id="449" w:author="Brian Sheil" w:date="2023-01-12T21:02:00Z">
        <w:r w:rsidDel="00165AF8">
          <w:rPr>
            <w:rFonts w:cs="Times New Roman"/>
            <w:color w:val="0000CC"/>
            <w:szCs w:val="24"/>
            <w:lang w:val="en-GB"/>
          </w:rPr>
          <w:delText xml:space="preserve"> mistake</w:delText>
        </w:r>
      </w:del>
      <w:ins w:id="450" w:author="Brian Sheil" w:date="2023-01-12T21:02:00Z">
        <w:r w:rsidR="00165AF8">
          <w:rPr>
            <w:rFonts w:cs="Times New Roman"/>
            <w:color w:val="0000CC"/>
            <w:szCs w:val="24"/>
            <w:lang w:val="en-GB"/>
          </w:rPr>
          <w:t>graphical error</w:t>
        </w:r>
      </w:ins>
      <w:r>
        <w:rPr>
          <w:rFonts w:cs="Times New Roman"/>
          <w:color w:val="0000CC"/>
          <w:szCs w:val="24"/>
          <w:lang w:val="en-GB"/>
        </w:rPr>
        <w:t xml:space="preserve">. The </w:t>
      </w:r>
      <w:ins w:id="451" w:author="Brian Sheil" w:date="2023-01-12T21:02:00Z">
        <w:r w:rsidR="00165AF8">
          <w:rPr>
            <w:rFonts w:cs="Times New Roman"/>
            <w:color w:val="0000CC"/>
            <w:szCs w:val="24"/>
            <w:lang w:val="en-GB"/>
          </w:rPr>
          <w:t>low-fidelity</w:t>
        </w:r>
      </w:ins>
      <w:del w:id="452" w:author="Brian Sheil" w:date="2023-01-12T21:02:00Z">
        <w:r w:rsidDel="00165AF8">
          <w:rPr>
            <w:rFonts w:cs="Times New Roman"/>
            <w:color w:val="0000CC"/>
            <w:szCs w:val="24"/>
            <w:lang w:val="en-GB"/>
          </w:rPr>
          <w:delText>LF</w:delText>
        </w:r>
      </w:del>
      <w:r>
        <w:rPr>
          <w:rFonts w:cs="Times New Roman"/>
          <w:color w:val="0000CC"/>
          <w:szCs w:val="24"/>
          <w:lang w:val="en-GB"/>
        </w:rPr>
        <w:t xml:space="preserve"> model was </w:t>
      </w:r>
      <w:r w:rsidR="004B5849">
        <w:rPr>
          <w:rFonts w:cs="Times New Roman"/>
          <w:color w:val="0000CC"/>
          <w:szCs w:val="24"/>
          <w:lang w:val="en-GB"/>
        </w:rPr>
        <w:t xml:space="preserve">weakly </w:t>
      </w:r>
      <w:r>
        <w:rPr>
          <w:rFonts w:cs="Times New Roman"/>
          <w:color w:val="0000CC"/>
          <w:szCs w:val="24"/>
          <w:lang w:val="en-GB"/>
        </w:rPr>
        <w:t xml:space="preserve">constrained by physics </w:t>
      </w:r>
      <w:ins w:id="453" w:author="Brian Sheil" w:date="2023-01-12T21:02:00Z">
        <w:r w:rsidR="00165AF8">
          <w:rPr>
            <w:rFonts w:cs="Times New Roman"/>
            <w:color w:val="0000CC"/>
            <w:szCs w:val="24"/>
            <w:lang w:val="en-GB"/>
          </w:rPr>
          <w:t>(by training on data generated by an existing constitutive model)</w:t>
        </w:r>
      </w:ins>
      <w:ins w:id="454" w:author="Brian Sheil" w:date="2023-01-12T21:03:00Z">
        <w:r w:rsidR="00165AF8">
          <w:rPr>
            <w:rFonts w:cs="Times New Roman"/>
            <w:color w:val="0000CC"/>
            <w:szCs w:val="24"/>
            <w:lang w:val="en-GB"/>
          </w:rPr>
          <w:t xml:space="preserve"> </w:t>
        </w:r>
      </w:ins>
      <w:r>
        <w:rPr>
          <w:rFonts w:cs="Times New Roman"/>
          <w:color w:val="0000CC"/>
          <w:szCs w:val="24"/>
          <w:lang w:val="en-GB"/>
        </w:rPr>
        <w:t xml:space="preserve">and the </w:t>
      </w:r>
      <w:ins w:id="455" w:author="Brian Sheil" w:date="2023-01-12T21:03:00Z">
        <w:r w:rsidR="00165AF8">
          <w:rPr>
            <w:rFonts w:cs="Times New Roman"/>
            <w:color w:val="0000CC"/>
            <w:szCs w:val="24"/>
            <w:lang w:val="en-GB"/>
          </w:rPr>
          <w:t xml:space="preserve">high-fidelity </w:t>
        </w:r>
      </w:ins>
      <w:del w:id="456" w:author="Brian Sheil" w:date="2023-01-12T21:03:00Z">
        <w:r w:rsidDel="00165AF8">
          <w:rPr>
            <w:rFonts w:cs="Times New Roman"/>
            <w:color w:val="0000CC"/>
            <w:szCs w:val="24"/>
            <w:lang w:val="en-GB"/>
          </w:rPr>
          <w:delText xml:space="preserve">HF </w:delText>
        </w:r>
      </w:del>
      <w:r>
        <w:rPr>
          <w:rFonts w:cs="Times New Roman"/>
          <w:color w:val="0000CC"/>
          <w:szCs w:val="24"/>
          <w:lang w:val="en-GB"/>
        </w:rPr>
        <w:t xml:space="preserve">model </w:t>
      </w:r>
      <w:r>
        <w:rPr>
          <w:rFonts w:cs="Times New Roman"/>
          <w:color w:val="0000CC"/>
          <w:szCs w:val="24"/>
          <w:lang w:val="en-GB"/>
        </w:rPr>
        <w:lastRenderedPageBreak/>
        <w:t xml:space="preserve">was </w:t>
      </w:r>
      <w:del w:id="457" w:author="Brian Sheil" w:date="2023-01-12T21:03:00Z">
        <w:r w:rsidDel="00165AF8">
          <w:rPr>
            <w:rFonts w:cs="Times New Roman"/>
            <w:color w:val="0000CC"/>
            <w:szCs w:val="24"/>
            <w:lang w:val="en-GB"/>
          </w:rPr>
          <w:delText xml:space="preserve">just </w:delText>
        </w:r>
      </w:del>
      <w:r>
        <w:rPr>
          <w:rFonts w:cs="Times New Roman"/>
          <w:color w:val="0000CC"/>
          <w:szCs w:val="24"/>
          <w:lang w:val="en-GB"/>
        </w:rPr>
        <w:t xml:space="preserve">used </w:t>
      </w:r>
      <w:del w:id="458" w:author="Brian Sheil" w:date="2023-01-12T21:03:00Z">
        <w:r w:rsidDel="00165AF8">
          <w:rPr>
            <w:rFonts w:cs="Times New Roman"/>
            <w:color w:val="0000CC"/>
            <w:szCs w:val="24"/>
            <w:lang w:val="en-GB"/>
          </w:rPr>
          <w:delText xml:space="preserve">for refining the results </w:delText>
        </w:r>
      </w:del>
      <w:ins w:id="459" w:author="Brian Sheil" w:date="2023-01-12T21:03:00Z">
        <w:r w:rsidR="00165AF8">
          <w:rPr>
            <w:rFonts w:cs="Times New Roman"/>
            <w:color w:val="0000CC"/>
            <w:szCs w:val="24"/>
            <w:lang w:val="en-GB"/>
          </w:rPr>
          <w:t>to refine these results in light of the experimental data (</w:t>
        </w:r>
      </w:ins>
      <w:r>
        <w:rPr>
          <w:rFonts w:cs="Times New Roman"/>
          <w:color w:val="0000CC"/>
          <w:szCs w:val="24"/>
          <w:lang w:val="en-GB"/>
        </w:rPr>
        <w:t>without constraints</w:t>
      </w:r>
      <w:ins w:id="460" w:author="Brian Sheil" w:date="2023-01-12T21:03:00Z">
        <w:r w:rsidR="00165AF8">
          <w:rPr>
            <w:rFonts w:cs="Times New Roman"/>
            <w:color w:val="0000CC"/>
            <w:szCs w:val="24"/>
            <w:lang w:val="en-GB"/>
          </w:rPr>
          <w:t>)</w:t>
        </w:r>
      </w:ins>
      <w:r>
        <w:rPr>
          <w:rFonts w:cs="Times New Roman"/>
          <w:color w:val="0000CC"/>
          <w:szCs w:val="24"/>
          <w:lang w:val="en-GB"/>
        </w:rPr>
        <w:t xml:space="preserve">. The </w:t>
      </w:r>
      <w:ins w:id="461" w:author="Brian Sheil" w:date="2023-01-12T21:03:00Z">
        <w:r w:rsidR="00165AF8">
          <w:rPr>
            <w:rFonts w:cs="Times New Roman"/>
            <w:color w:val="0000CC"/>
            <w:szCs w:val="24"/>
            <w:lang w:val="en-GB"/>
          </w:rPr>
          <w:t xml:space="preserve">corresponding lines in the manuscript </w:t>
        </w:r>
      </w:ins>
      <w:del w:id="462" w:author="Brian Sheil" w:date="2023-01-12T21:03:00Z">
        <w:r w:rsidDel="00165AF8">
          <w:rPr>
            <w:rFonts w:cs="Times New Roman"/>
            <w:color w:val="0000CC"/>
            <w:szCs w:val="24"/>
            <w:lang w:val="en-GB"/>
          </w:rPr>
          <w:delText xml:space="preserve">words </w:delText>
        </w:r>
      </w:del>
      <w:r>
        <w:rPr>
          <w:rFonts w:cs="Times New Roman"/>
          <w:color w:val="0000CC"/>
          <w:szCs w:val="24"/>
          <w:lang w:val="en-GB"/>
        </w:rPr>
        <w:t xml:space="preserve">have been corrected </w:t>
      </w:r>
      <w:ins w:id="463" w:author="Brian Sheil" w:date="2023-01-12T21:03:00Z">
        <w:r w:rsidR="00165AF8">
          <w:rPr>
            <w:rFonts w:cs="Times New Roman"/>
            <w:color w:val="0000CC"/>
            <w:szCs w:val="24"/>
            <w:lang w:val="en-GB"/>
          </w:rPr>
          <w:t>(</w:t>
        </w:r>
      </w:ins>
      <w:del w:id="464" w:author="Brian Sheil" w:date="2023-01-12T21:03:00Z">
        <w:r w:rsidDel="00165AF8">
          <w:rPr>
            <w:rFonts w:cs="Times New Roman"/>
            <w:color w:val="0000CC"/>
            <w:szCs w:val="24"/>
            <w:lang w:val="en-GB"/>
          </w:rPr>
          <w:delText xml:space="preserve">in </w:delText>
        </w:r>
      </w:del>
      <w:r>
        <w:rPr>
          <w:rFonts w:cs="Times New Roman"/>
          <w:color w:val="0000CC"/>
          <w:szCs w:val="24"/>
          <w:lang w:val="en-GB"/>
        </w:rPr>
        <w:t xml:space="preserve">lines </w:t>
      </w:r>
      <w:r w:rsidR="008A645D">
        <w:rPr>
          <w:rFonts w:cs="Times New Roman"/>
          <w:color w:val="0000CC"/>
          <w:szCs w:val="24"/>
          <w:lang w:val="en-GB"/>
        </w:rPr>
        <w:t>19</w:t>
      </w:r>
      <w:ins w:id="465" w:author="Brian Sheil" w:date="2023-01-13T08:37:00Z">
        <w:r w:rsidR="002F3BE6">
          <w:rPr>
            <w:rFonts w:cs="Times New Roman"/>
            <w:color w:val="0000CC"/>
            <w:szCs w:val="24"/>
            <w:lang w:val="en-GB"/>
          </w:rPr>
          <w:t>7</w:t>
        </w:r>
      </w:ins>
      <w:del w:id="466" w:author="Brian Sheil" w:date="2023-01-13T08:37:00Z">
        <w:r w:rsidR="008A645D" w:rsidDel="002F3BE6">
          <w:rPr>
            <w:rFonts w:cs="Times New Roman"/>
            <w:color w:val="0000CC"/>
            <w:szCs w:val="24"/>
            <w:lang w:val="en-GB"/>
          </w:rPr>
          <w:delText>3</w:delText>
        </w:r>
      </w:del>
      <w:r w:rsidR="008A645D">
        <w:rPr>
          <w:rFonts w:cs="Times New Roman"/>
          <w:color w:val="0000CC"/>
          <w:szCs w:val="24"/>
          <w:lang w:val="en-GB"/>
        </w:rPr>
        <w:t>-</w:t>
      </w:r>
      <w:ins w:id="467" w:author="Brian Sheil" w:date="2023-01-13T08:37:00Z">
        <w:r w:rsidR="002F3BE6">
          <w:rPr>
            <w:rFonts w:cs="Times New Roman"/>
            <w:color w:val="0000CC"/>
            <w:szCs w:val="24"/>
            <w:lang w:val="en-GB"/>
          </w:rPr>
          <w:t>206</w:t>
        </w:r>
      </w:ins>
      <w:del w:id="468" w:author="Brian Sheil" w:date="2023-01-13T08:37:00Z">
        <w:r w:rsidR="008A645D" w:rsidDel="002F3BE6">
          <w:rPr>
            <w:rFonts w:cs="Times New Roman"/>
            <w:color w:val="0000CC"/>
            <w:szCs w:val="24"/>
            <w:lang w:val="en-GB"/>
          </w:rPr>
          <w:delText>196</w:delText>
        </w:r>
      </w:del>
      <w:r w:rsidR="008A645D">
        <w:rPr>
          <w:rFonts w:cs="Times New Roman"/>
          <w:color w:val="0000CC"/>
          <w:szCs w:val="24"/>
          <w:lang w:val="en-GB"/>
        </w:rPr>
        <w:t xml:space="preserve"> and 3</w:t>
      </w:r>
      <w:ins w:id="469" w:author="Brian Sheil" w:date="2023-01-13T08:38:00Z">
        <w:r w:rsidR="002F3BE6">
          <w:rPr>
            <w:rFonts w:cs="Times New Roman"/>
            <w:color w:val="0000CC"/>
            <w:szCs w:val="24"/>
            <w:lang w:val="en-GB"/>
          </w:rPr>
          <w:t>8</w:t>
        </w:r>
      </w:ins>
      <w:ins w:id="470" w:author="Brian Sheil" w:date="2023-01-13T10:50:00Z">
        <w:r w:rsidR="004E332D">
          <w:rPr>
            <w:rFonts w:cs="Times New Roman"/>
            <w:color w:val="0000CC"/>
            <w:szCs w:val="24"/>
            <w:lang w:val="en-GB"/>
          </w:rPr>
          <w:t>3</w:t>
        </w:r>
      </w:ins>
      <w:del w:id="471" w:author="Brian Sheil" w:date="2023-01-13T08:38:00Z">
        <w:r w:rsidR="008A645D" w:rsidDel="002F3BE6">
          <w:rPr>
            <w:rFonts w:cs="Times New Roman"/>
            <w:color w:val="0000CC"/>
            <w:szCs w:val="24"/>
            <w:lang w:val="en-GB"/>
          </w:rPr>
          <w:delText>71</w:delText>
        </w:r>
      </w:del>
      <w:r w:rsidR="008A645D">
        <w:rPr>
          <w:rFonts w:cs="Times New Roman"/>
          <w:color w:val="0000CC"/>
          <w:szCs w:val="24"/>
          <w:lang w:val="en-GB"/>
        </w:rPr>
        <w:t>-3</w:t>
      </w:r>
      <w:ins w:id="472" w:author="Brian Sheil" w:date="2023-01-13T08:38:00Z">
        <w:r w:rsidR="002F3BE6">
          <w:rPr>
            <w:rFonts w:cs="Times New Roman"/>
            <w:color w:val="0000CC"/>
            <w:szCs w:val="24"/>
            <w:lang w:val="en-GB"/>
          </w:rPr>
          <w:t>8</w:t>
        </w:r>
      </w:ins>
      <w:ins w:id="473" w:author="Brian Sheil" w:date="2023-01-13T10:50:00Z">
        <w:r w:rsidR="004E332D">
          <w:rPr>
            <w:rFonts w:cs="Times New Roman"/>
            <w:color w:val="0000CC"/>
            <w:szCs w:val="24"/>
            <w:lang w:val="en-GB"/>
          </w:rPr>
          <w:t>5</w:t>
        </w:r>
      </w:ins>
      <w:del w:id="474" w:author="Brian Sheil" w:date="2023-01-13T08:38:00Z">
        <w:r w:rsidR="008A645D" w:rsidDel="002F3BE6">
          <w:rPr>
            <w:rFonts w:cs="Times New Roman"/>
            <w:color w:val="0000CC"/>
            <w:szCs w:val="24"/>
            <w:lang w:val="en-GB"/>
          </w:rPr>
          <w:delText>72</w:delText>
        </w:r>
      </w:del>
      <w:r>
        <w:rPr>
          <w:rFonts w:cs="Times New Roman"/>
          <w:color w:val="0000CC"/>
          <w:szCs w:val="24"/>
          <w:lang w:val="en-GB"/>
        </w:rPr>
        <w:t xml:space="preserve"> in the revised paper</w:t>
      </w:r>
      <w:ins w:id="475" w:author="Brian Sheil" w:date="2023-01-12T21:04:00Z">
        <w:r w:rsidR="00165AF8">
          <w:rPr>
            <w:rFonts w:cs="Times New Roman"/>
            <w:color w:val="0000CC"/>
            <w:szCs w:val="24"/>
            <w:lang w:val="en-GB"/>
          </w:rPr>
          <w:t>)</w:t>
        </w:r>
      </w:ins>
      <w:r>
        <w:rPr>
          <w:rFonts w:cs="Times New Roman"/>
          <w:color w:val="0000CC"/>
          <w:szCs w:val="24"/>
          <w:lang w:val="en-GB"/>
        </w:rPr>
        <w:t>.</w:t>
      </w:r>
    </w:p>
    <w:p w14:paraId="5F9E1424" w14:textId="77777777" w:rsidR="005A7921" w:rsidRPr="003B3CBB" w:rsidRDefault="005A7921" w:rsidP="005A7921">
      <w:pPr>
        <w:spacing w:line="360" w:lineRule="auto"/>
        <w:rPr>
          <w:rFonts w:cs="Times New Roman"/>
          <w:color w:val="000000"/>
          <w:szCs w:val="24"/>
          <w:shd w:val="clear" w:color="auto" w:fill="FFFFFF"/>
          <w:lang w:val="en-GB"/>
        </w:rPr>
      </w:pPr>
    </w:p>
    <w:p w14:paraId="4E778AA2" w14:textId="3C9C6C29"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25</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386: Replace "is possible" with "is appropriate"</w:t>
      </w:r>
    </w:p>
    <w:p w14:paraId="2C364C1D" w14:textId="77777777" w:rsidR="00A00A3C" w:rsidRDefault="00A00A3C" w:rsidP="00A00A3C">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3A12CEE6" w14:textId="25A552C7" w:rsidR="00A00A3C" w:rsidRPr="00FB74D6" w:rsidRDefault="00165AF8" w:rsidP="00A00A3C">
      <w:pPr>
        <w:spacing w:line="360" w:lineRule="auto"/>
        <w:rPr>
          <w:rFonts w:cs="Times New Roman"/>
          <w:color w:val="0000CC"/>
          <w:szCs w:val="24"/>
          <w:lang w:val="en-GB"/>
        </w:rPr>
      </w:pPr>
      <w:ins w:id="476" w:author="Brian Sheil" w:date="2023-01-12T21:04:00Z">
        <w:r>
          <w:rPr>
            <w:rFonts w:cs="Times New Roman"/>
            <w:color w:val="0000CC"/>
            <w:szCs w:val="24"/>
            <w:lang w:val="en-GB"/>
          </w:rPr>
          <w:t xml:space="preserve">The authors are grateful </w:t>
        </w:r>
      </w:ins>
      <w:del w:id="477" w:author="Brian Sheil" w:date="2023-01-12T21:04:00Z">
        <w:r w:rsidR="00A00A3C" w:rsidRPr="00FB74D6" w:rsidDel="00165AF8">
          <w:rPr>
            <w:rFonts w:cs="Times New Roman"/>
            <w:color w:val="0000CC"/>
            <w:szCs w:val="24"/>
            <w:lang w:val="en-GB"/>
          </w:rPr>
          <w:delText xml:space="preserve">Thanks for your </w:delText>
        </w:r>
      </w:del>
      <w:ins w:id="478" w:author="Brian Sheil" w:date="2023-01-12T21:04:00Z">
        <w:r>
          <w:rPr>
            <w:rFonts w:cs="Times New Roman"/>
            <w:color w:val="0000CC"/>
            <w:szCs w:val="24"/>
            <w:lang w:val="en-GB"/>
          </w:rPr>
          <w:t xml:space="preserve">for this </w:t>
        </w:r>
      </w:ins>
      <w:r w:rsidR="00A00A3C" w:rsidRPr="00FB74D6">
        <w:rPr>
          <w:rFonts w:cs="Times New Roman"/>
          <w:color w:val="0000CC"/>
          <w:szCs w:val="24"/>
          <w:lang w:val="en-GB"/>
        </w:rPr>
        <w:t>suggestion, it has been changed.</w:t>
      </w:r>
    </w:p>
    <w:p w14:paraId="5B0E55B9" w14:textId="77777777" w:rsidR="005A7921" w:rsidRPr="00A00A3C" w:rsidRDefault="005A7921" w:rsidP="005A7921">
      <w:pPr>
        <w:spacing w:line="360" w:lineRule="auto"/>
        <w:rPr>
          <w:rFonts w:cs="Times New Roman"/>
          <w:color w:val="000000"/>
          <w:szCs w:val="24"/>
          <w:shd w:val="clear" w:color="auto" w:fill="FFFFFF"/>
          <w:lang w:val="en-GB"/>
        </w:rPr>
      </w:pPr>
    </w:p>
    <w:p w14:paraId="4FFB7120" w14:textId="447EA628" w:rsid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26</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commentRangeStart w:id="479"/>
      <w:r w:rsidR="005A7921" w:rsidRPr="005A7921">
        <w:rPr>
          <w:rFonts w:cs="Times New Roman"/>
          <w:color w:val="000000"/>
          <w:szCs w:val="24"/>
          <w:shd w:val="clear" w:color="auto" w:fill="FFFFFF"/>
        </w:rPr>
        <w:t>Lines 418 - 420: Doesn't this indicate that it may be possible that the basic model may be overfitting or that the advanced model may have some error? Or that the advanced model actually is not an advanced model but an augmented basic model?</w:t>
      </w:r>
      <w:commentRangeEnd w:id="479"/>
      <w:r w:rsidR="002E24B5">
        <w:rPr>
          <w:rStyle w:val="CommentReference"/>
        </w:rPr>
        <w:commentReference w:id="479"/>
      </w:r>
    </w:p>
    <w:p w14:paraId="5D97AC7A" w14:textId="77777777" w:rsidR="008054AB" w:rsidRDefault="008054AB" w:rsidP="008054AB">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49B91CEE" w14:textId="45405765" w:rsidR="008054AB" w:rsidRPr="005A7921" w:rsidRDefault="008054AB" w:rsidP="008054AB">
      <w:pPr>
        <w:spacing w:line="360" w:lineRule="auto"/>
        <w:rPr>
          <w:rFonts w:cs="Times New Roman"/>
          <w:color w:val="000000"/>
          <w:szCs w:val="24"/>
          <w:shd w:val="clear" w:color="auto" w:fill="FFFFFF"/>
        </w:rPr>
      </w:pPr>
      <w:r>
        <w:rPr>
          <w:rFonts w:cs="Times New Roman"/>
          <w:color w:val="0000CC"/>
          <w:szCs w:val="24"/>
          <w:lang w:val="en-GB"/>
        </w:rPr>
        <w:t>Actually, it can be seen from Fig. 1</w:t>
      </w:r>
      <w:r w:rsidR="008A645D">
        <w:rPr>
          <w:rFonts w:cs="Times New Roman"/>
          <w:color w:val="0000CC"/>
          <w:szCs w:val="24"/>
          <w:lang w:val="en-GB"/>
        </w:rPr>
        <w:t>3</w:t>
      </w:r>
      <w:r>
        <w:rPr>
          <w:rFonts w:cs="Times New Roman"/>
          <w:color w:val="0000CC"/>
          <w:szCs w:val="24"/>
          <w:lang w:val="en-GB"/>
        </w:rPr>
        <w:t xml:space="preserve"> that MR-NN incorporating</w:t>
      </w:r>
      <w:ins w:id="480" w:author="Brian Sheil" w:date="2023-01-12T21:05:00Z">
        <w:r w:rsidR="00165AF8">
          <w:rPr>
            <w:rFonts w:cs="Times New Roman"/>
            <w:color w:val="0000CC"/>
            <w:szCs w:val="24"/>
            <w:lang w:val="en-GB"/>
          </w:rPr>
          <w:t xml:space="preserve"> the</w:t>
        </w:r>
      </w:ins>
      <w:r>
        <w:rPr>
          <w:rFonts w:cs="Times New Roman"/>
          <w:color w:val="0000CC"/>
          <w:szCs w:val="24"/>
          <w:lang w:val="en-GB"/>
        </w:rPr>
        <w:t xml:space="preserve"> advanced model </w:t>
      </w:r>
      <w:ins w:id="481" w:author="Brian Sheil" w:date="2023-01-12T21:05:00Z">
        <w:r w:rsidR="00165AF8">
          <w:rPr>
            <w:rFonts w:cs="Times New Roman"/>
            <w:color w:val="0000CC"/>
            <w:szCs w:val="24"/>
            <w:lang w:val="en-GB"/>
          </w:rPr>
          <w:t xml:space="preserve">results in a </w:t>
        </w:r>
      </w:ins>
      <w:r>
        <w:rPr>
          <w:rFonts w:cs="Times New Roman"/>
          <w:color w:val="0000CC"/>
          <w:szCs w:val="24"/>
          <w:lang w:val="en-GB"/>
        </w:rPr>
        <w:t xml:space="preserve">slightly improved </w:t>
      </w:r>
      <w:del w:id="482" w:author="Brian Sheil" w:date="2023-01-12T21:05:00Z">
        <w:r w:rsidDel="00165AF8">
          <w:rPr>
            <w:rFonts w:cs="Times New Roman"/>
            <w:color w:val="0000CC"/>
            <w:szCs w:val="24"/>
            <w:lang w:val="en-GB"/>
          </w:rPr>
          <w:delText xml:space="preserve">the </w:delText>
        </w:r>
      </w:del>
      <w:r>
        <w:rPr>
          <w:rFonts w:cs="Times New Roman"/>
          <w:color w:val="0000CC"/>
          <w:szCs w:val="24"/>
          <w:lang w:val="en-GB"/>
        </w:rPr>
        <w:t xml:space="preserve">mean accuracy and </w:t>
      </w:r>
      <w:ins w:id="483" w:author="Brian Sheil" w:date="2023-01-12T21:05:00Z">
        <w:r w:rsidR="00165AF8">
          <w:rPr>
            <w:rFonts w:cs="Times New Roman"/>
            <w:color w:val="0000CC"/>
            <w:szCs w:val="24"/>
            <w:lang w:val="en-GB"/>
          </w:rPr>
          <w:t xml:space="preserve">a decrease in </w:t>
        </w:r>
      </w:ins>
      <w:r>
        <w:rPr>
          <w:rFonts w:cs="Times New Roman"/>
          <w:color w:val="0000CC"/>
          <w:szCs w:val="24"/>
          <w:lang w:val="en-GB"/>
        </w:rPr>
        <w:t>the maximum error</w:t>
      </w:r>
      <w:ins w:id="484" w:author="Brian Sheil" w:date="2023-01-12T21:05:00Z">
        <w:r w:rsidR="00165AF8">
          <w:rPr>
            <w:rFonts w:cs="Times New Roman"/>
            <w:color w:val="0000CC"/>
            <w:szCs w:val="24"/>
            <w:lang w:val="en-GB"/>
          </w:rPr>
          <w:t>. Nevertheless</w:t>
        </w:r>
      </w:ins>
      <w:del w:id="485" w:author="Brian Sheil" w:date="2023-01-12T21:05:00Z">
        <w:r w:rsidDel="00165AF8">
          <w:rPr>
            <w:rFonts w:cs="Times New Roman"/>
            <w:color w:val="0000CC"/>
            <w:szCs w:val="24"/>
            <w:lang w:val="en-GB"/>
          </w:rPr>
          <w:delText xml:space="preserve"> was also decreased</w:delText>
        </w:r>
      </w:del>
      <w:r>
        <w:rPr>
          <w:rFonts w:cs="Times New Roman"/>
          <w:color w:val="0000CC"/>
          <w:szCs w:val="24"/>
          <w:lang w:val="en-GB"/>
        </w:rPr>
        <w:t xml:space="preserve">, </w:t>
      </w:r>
      <w:del w:id="486" w:author="Brian Sheil" w:date="2023-01-12T21:05:00Z">
        <w:r w:rsidDel="00165AF8">
          <w:rPr>
            <w:rFonts w:cs="Times New Roman"/>
            <w:color w:val="0000CC"/>
            <w:szCs w:val="24"/>
            <w:lang w:val="en-GB"/>
          </w:rPr>
          <w:delText xml:space="preserve">but </w:delText>
        </w:r>
      </w:del>
      <w:r>
        <w:rPr>
          <w:rFonts w:cs="Times New Roman"/>
          <w:color w:val="0000CC"/>
          <w:szCs w:val="24"/>
          <w:lang w:val="en-GB"/>
        </w:rPr>
        <w:t xml:space="preserve">it can be concluded that </w:t>
      </w:r>
      <w:r w:rsidRPr="008054AB">
        <w:rPr>
          <w:rFonts w:cs="Times New Roman"/>
          <w:color w:val="0000CC"/>
          <w:szCs w:val="24"/>
          <w:lang w:val="en-GB"/>
        </w:rPr>
        <w:t xml:space="preserve">predictions obtained using a basic </w:t>
      </w:r>
      <w:ins w:id="487" w:author="Brian Sheil" w:date="2023-01-12T21:06:00Z">
        <w:r w:rsidR="00165AF8">
          <w:rPr>
            <w:rFonts w:cs="Times New Roman"/>
            <w:color w:val="0000CC"/>
            <w:szCs w:val="24"/>
            <w:lang w:val="en-GB"/>
          </w:rPr>
          <w:t xml:space="preserve">and </w:t>
        </w:r>
      </w:ins>
      <w:del w:id="488" w:author="Brian Sheil" w:date="2023-01-12T21:06:00Z">
        <w:r w:rsidRPr="008054AB" w:rsidDel="00165AF8">
          <w:rPr>
            <w:rFonts w:cs="Times New Roman"/>
            <w:color w:val="0000CC"/>
            <w:szCs w:val="24"/>
            <w:lang w:val="en-GB"/>
          </w:rPr>
          <w:delText xml:space="preserve">and </w:delText>
        </w:r>
      </w:del>
      <w:r w:rsidRPr="008054AB">
        <w:rPr>
          <w:rFonts w:cs="Times New Roman"/>
          <w:color w:val="0000CC"/>
          <w:szCs w:val="24"/>
          <w:lang w:val="en-GB"/>
        </w:rPr>
        <w:t>more advanced soil model yield broadly similar results</w:t>
      </w:r>
      <w:r>
        <w:rPr>
          <w:rFonts w:cs="Times New Roman"/>
          <w:color w:val="0000CC"/>
          <w:szCs w:val="24"/>
          <w:lang w:val="en-GB"/>
        </w:rPr>
        <w:t xml:space="preserve">, as </w:t>
      </w:r>
      <w:del w:id="489" w:author="Brian Sheil" w:date="2023-01-12T21:06:00Z">
        <w:r w:rsidDel="00165AF8">
          <w:rPr>
            <w:rFonts w:cs="Times New Roman"/>
            <w:color w:val="0000CC"/>
            <w:szCs w:val="24"/>
            <w:lang w:val="en-GB"/>
          </w:rPr>
          <w:delText xml:space="preserve">shown </w:delText>
        </w:r>
      </w:del>
      <w:ins w:id="490" w:author="Brian Sheil" w:date="2023-01-12T21:06:00Z">
        <w:r w:rsidR="00165AF8">
          <w:rPr>
            <w:rFonts w:cs="Times New Roman"/>
            <w:color w:val="0000CC"/>
            <w:szCs w:val="24"/>
            <w:lang w:val="en-GB"/>
          </w:rPr>
          <w:t>mentioned</w:t>
        </w:r>
        <w:r w:rsidR="00165AF8">
          <w:rPr>
            <w:rFonts w:cs="Times New Roman"/>
            <w:color w:val="0000CC"/>
            <w:szCs w:val="24"/>
            <w:lang w:val="en-GB"/>
          </w:rPr>
          <w:t xml:space="preserve"> </w:t>
        </w:r>
      </w:ins>
      <w:r>
        <w:rPr>
          <w:rFonts w:cs="Times New Roman"/>
          <w:color w:val="0000CC"/>
          <w:szCs w:val="24"/>
          <w:lang w:val="en-GB"/>
        </w:rPr>
        <w:t xml:space="preserve">in lines </w:t>
      </w:r>
      <w:r w:rsidR="008A645D">
        <w:rPr>
          <w:rFonts w:cs="Times New Roman"/>
          <w:color w:val="0000CC"/>
          <w:szCs w:val="24"/>
          <w:lang w:val="en-GB"/>
        </w:rPr>
        <w:t>4</w:t>
      </w:r>
      <w:ins w:id="491" w:author="Brian Sheil" w:date="2023-01-13T10:50:00Z">
        <w:r w:rsidR="004E332D">
          <w:rPr>
            <w:rFonts w:cs="Times New Roman"/>
            <w:color w:val="0000CC"/>
            <w:szCs w:val="24"/>
            <w:lang w:val="en-GB"/>
          </w:rPr>
          <w:t>28</w:t>
        </w:r>
      </w:ins>
      <w:del w:id="492" w:author="Brian Sheil" w:date="2023-01-13T08:39:00Z">
        <w:r w:rsidR="008A645D" w:rsidDel="002F3BE6">
          <w:rPr>
            <w:rFonts w:cs="Times New Roman"/>
            <w:color w:val="0000CC"/>
            <w:szCs w:val="24"/>
            <w:lang w:val="en-GB"/>
          </w:rPr>
          <w:delText>11</w:delText>
        </w:r>
      </w:del>
      <w:r w:rsidR="008A645D">
        <w:rPr>
          <w:rFonts w:cs="Times New Roman"/>
          <w:color w:val="0000CC"/>
          <w:szCs w:val="24"/>
          <w:lang w:val="en-GB"/>
        </w:rPr>
        <w:t>-4</w:t>
      </w:r>
      <w:ins w:id="493" w:author="Brian Sheil" w:date="2023-01-13T08:39:00Z">
        <w:r w:rsidR="002F3BE6">
          <w:rPr>
            <w:rFonts w:cs="Times New Roman"/>
            <w:color w:val="0000CC"/>
            <w:szCs w:val="24"/>
            <w:lang w:val="en-GB"/>
          </w:rPr>
          <w:t>3</w:t>
        </w:r>
      </w:ins>
      <w:ins w:id="494" w:author="Brian Sheil" w:date="2023-01-13T10:50:00Z">
        <w:r w:rsidR="004E332D">
          <w:rPr>
            <w:rFonts w:cs="Times New Roman"/>
            <w:color w:val="0000CC"/>
            <w:szCs w:val="24"/>
            <w:lang w:val="en-GB"/>
          </w:rPr>
          <w:t>0</w:t>
        </w:r>
      </w:ins>
      <w:del w:id="495" w:author="Brian Sheil" w:date="2023-01-13T08:39:00Z">
        <w:r w:rsidR="008A645D" w:rsidDel="002F3BE6">
          <w:rPr>
            <w:rFonts w:cs="Times New Roman"/>
            <w:color w:val="0000CC"/>
            <w:szCs w:val="24"/>
            <w:lang w:val="en-GB"/>
          </w:rPr>
          <w:delText>17</w:delText>
        </w:r>
      </w:del>
      <w:r>
        <w:rPr>
          <w:rFonts w:cs="Times New Roman"/>
          <w:color w:val="0000CC"/>
          <w:szCs w:val="24"/>
          <w:lang w:val="en-GB"/>
        </w:rPr>
        <w:t xml:space="preserve">. </w:t>
      </w:r>
    </w:p>
    <w:p w14:paraId="7C2FA712" w14:textId="77777777" w:rsidR="005A7921" w:rsidRPr="005A7921" w:rsidRDefault="005A7921" w:rsidP="005A7921">
      <w:pPr>
        <w:spacing w:line="360" w:lineRule="auto"/>
        <w:rPr>
          <w:rFonts w:cs="Times New Roman"/>
          <w:color w:val="000000"/>
          <w:szCs w:val="24"/>
          <w:shd w:val="clear" w:color="auto" w:fill="FFFFFF"/>
        </w:rPr>
      </w:pPr>
    </w:p>
    <w:p w14:paraId="4B29648F" w14:textId="6536BA90"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27</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Lines 424 - 425: Was an exercise to support this claim undertaken with other soil data or data not used in the current investigation?</w:t>
      </w:r>
    </w:p>
    <w:p w14:paraId="08C2037D" w14:textId="77777777" w:rsidR="002E24B5" w:rsidRDefault="002E24B5" w:rsidP="002E24B5">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0E03A814" w14:textId="61234920" w:rsidR="005A7921" w:rsidRDefault="00993150" w:rsidP="005A7921">
      <w:pPr>
        <w:spacing w:line="360" w:lineRule="auto"/>
        <w:rPr>
          <w:rFonts w:cs="Times New Roman"/>
          <w:color w:val="000000"/>
          <w:szCs w:val="24"/>
          <w:shd w:val="clear" w:color="auto" w:fill="FFFFFF"/>
        </w:rPr>
      </w:pPr>
      <w:ins w:id="496" w:author="Brian Sheil" w:date="2023-01-12T21:06:00Z">
        <w:r>
          <w:rPr>
            <w:rFonts w:cs="Times New Roman"/>
            <w:color w:val="0000CC"/>
            <w:szCs w:val="24"/>
            <w:lang w:val="en-GB"/>
          </w:rPr>
          <w:t>Application of the proposed methodology to other soils is outside the sco</w:t>
        </w:r>
      </w:ins>
      <w:ins w:id="497" w:author="Brian Sheil" w:date="2023-01-12T21:07:00Z">
        <w:r>
          <w:rPr>
            <w:rFonts w:cs="Times New Roman"/>
            <w:color w:val="0000CC"/>
            <w:szCs w:val="24"/>
            <w:lang w:val="en-GB"/>
          </w:rPr>
          <w:t xml:space="preserve">pe of this paper given the word count limits for this journal. </w:t>
        </w:r>
      </w:ins>
      <w:commentRangeStart w:id="498"/>
      <w:del w:id="499" w:author="Brian Sheil" w:date="2023-01-12T21:07:00Z">
        <w:r w:rsidR="002E24B5" w:rsidDel="00993150">
          <w:rPr>
            <w:rFonts w:cs="Times New Roman"/>
            <w:color w:val="0000CC"/>
            <w:szCs w:val="24"/>
            <w:lang w:val="en-GB"/>
          </w:rPr>
          <w:delText>Exactly</w:delText>
        </w:r>
      </w:del>
      <w:ins w:id="500" w:author="Brian Sheil" w:date="2023-01-12T21:07:00Z">
        <w:r>
          <w:rPr>
            <w:rFonts w:cs="Times New Roman"/>
            <w:color w:val="0000CC"/>
            <w:szCs w:val="24"/>
            <w:lang w:val="en-GB"/>
          </w:rPr>
          <w:t>However</w:t>
        </w:r>
      </w:ins>
      <w:r w:rsidR="002E24B5">
        <w:rPr>
          <w:rFonts w:cs="Times New Roman"/>
          <w:color w:val="0000CC"/>
          <w:szCs w:val="24"/>
          <w:lang w:val="en-GB"/>
        </w:rPr>
        <w:t xml:space="preserve">, </w:t>
      </w:r>
      <w:ins w:id="501" w:author="Brian Sheil" w:date="2023-01-12T21:07:00Z">
        <w:r>
          <w:rPr>
            <w:rFonts w:cs="Times New Roman"/>
            <w:color w:val="0000CC"/>
            <w:szCs w:val="24"/>
            <w:lang w:val="en-GB"/>
          </w:rPr>
          <w:t xml:space="preserve">recent work </w:t>
        </w:r>
      </w:ins>
      <w:r w:rsidR="002E24B5">
        <w:rPr>
          <w:rFonts w:cs="Times New Roman"/>
          <w:color w:val="0000CC"/>
          <w:szCs w:val="24"/>
          <w:lang w:val="en-GB"/>
        </w:rPr>
        <w:t xml:space="preserve">we recently applied </w:t>
      </w:r>
      <w:del w:id="502" w:author="Brian Sheil" w:date="2023-01-12T21:07:00Z">
        <w:r w:rsidR="002E24B5" w:rsidDel="00993150">
          <w:rPr>
            <w:rFonts w:cs="Times New Roman"/>
            <w:color w:val="0000CC"/>
            <w:szCs w:val="24"/>
            <w:lang w:val="en-GB"/>
          </w:rPr>
          <w:delText xml:space="preserve">the </w:delText>
        </w:r>
      </w:del>
      <w:ins w:id="503" w:author="Brian Sheil" w:date="2023-01-12T21:07:00Z">
        <w:r>
          <w:rPr>
            <w:rFonts w:cs="Times New Roman"/>
            <w:color w:val="0000CC"/>
            <w:szCs w:val="24"/>
            <w:lang w:val="en-GB"/>
          </w:rPr>
          <w:t>a</w:t>
        </w:r>
        <w:r>
          <w:rPr>
            <w:rFonts w:cs="Times New Roman"/>
            <w:color w:val="0000CC"/>
            <w:szCs w:val="24"/>
            <w:lang w:val="en-GB"/>
          </w:rPr>
          <w:t xml:space="preserve"> </w:t>
        </w:r>
      </w:ins>
      <w:del w:id="504" w:author="Brian Sheil" w:date="2023-01-12T21:07:00Z">
        <w:r w:rsidR="002E24B5" w:rsidDel="00993150">
          <w:rPr>
            <w:rFonts w:cs="Times New Roman"/>
            <w:color w:val="0000CC"/>
            <w:szCs w:val="24"/>
            <w:lang w:val="en-GB"/>
          </w:rPr>
          <w:delText xml:space="preserve">same </w:delText>
        </w:r>
      </w:del>
      <w:ins w:id="505" w:author="Brian Sheil" w:date="2023-01-12T21:07:00Z">
        <w:r>
          <w:rPr>
            <w:rFonts w:cs="Times New Roman"/>
            <w:color w:val="0000CC"/>
            <w:szCs w:val="24"/>
            <w:lang w:val="en-GB"/>
          </w:rPr>
          <w:t xml:space="preserve">similar </w:t>
        </w:r>
      </w:ins>
      <w:r w:rsidR="002E24B5">
        <w:rPr>
          <w:rFonts w:cs="Times New Roman"/>
          <w:color w:val="0000CC"/>
          <w:szCs w:val="24"/>
          <w:lang w:val="en-GB"/>
        </w:rPr>
        <w:t xml:space="preserve">methodology to model rate-dependent behaviours of Hong Kong Marine deposits and </w:t>
      </w:r>
      <w:r w:rsidR="002E24B5" w:rsidRPr="002E24B5">
        <w:rPr>
          <w:rFonts w:cs="Times New Roman"/>
          <w:color w:val="0000CC"/>
          <w:szCs w:val="24"/>
          <w:lang w:val="en-GB"/>
        </w:rPr>
        <w:t>Merville clay</w:t>
      </w:r>
      <w:del w:id="506" w:author="Brian Sheil" w:date="2023-01-12T21:08:00Z">
        <w:r w:rsidR="002E24B5" w:rsidDel="00993150">
          <w:rPr>
            <w:rFonts w:cs="Times New Roman"/>
            <w:color w:val="0000CC"/>
            <w:szCs w:val="24"/>
            <w:lang w:val="en-GB"/>
          </w:rPr>
          <w:delText>, and the paper was just published</w:delText>
        </w:r>
      </w:del>
      <w:r w:rsidR="002E24B5" w:rsidRPr="002E24B5">
        <w:rPr>
          <w:rFonts w:cs="Times New Roman"/>
          <w:color w:val="0000CC"/>
          <w:szCs w:val="24"/>
          <w:lang w:val="en-GB"/>
        </w:rPr>
        <w:t xml:space="preserve"> </w:t>
      </w:r>
      <w:r w:rsidR="002E24B5">
        <w:rPr>
          <w:rFonts w:cs="Times New Roman"/>
          <w:color w:val="0000CC"/>
          <w:szCs w:val="24"/>
          <w:lang w:val="en-GB"/>
        </w:rPr>
        <w:fldChar w:fldCharType="begin"/>
      </w:r>
      <w:r w:rsidR="002E24B5">
        <w:rPr>
          <w:rFonts w:cs="Times New Roman"/>
          <w:color w:val="0000CC"/>
          <w:szCs w:val="24"/>
          <w:lang w:val="en-GB"/>
        </w:rPr>
        <w:instrText xml:space="preserve"> ADDIN EN.CITE &lt;EndNote&gt;&lt;Cite&gt;&lt;Author&gt;He&lt;/Author&gt;&lt;Year&gt;2022&lt;/Year&gt;&lt;RecNum&gt;1324&lt;/RecNum&gt;&lt;DisplayText&gt;(He et al., 2022)&lt;/DisplayText&gt;&lt;record&gt;&lt;rec-number&gt;1324&lt;/rec-number&gt;&lt;foreign-keys&gt;&lt;key app="EN" db-id="x25zzrta4ddawve0epdvrwf2efvws2wwfw2p" timestamp="1670117916"&gt;1324&lt;/key&gt;&lt;key app="ENWeb" db-id=""&gt;0&lt;/key&gt;&lt;/foreign-keys&gt;&lt;ref-type name="Journal Article"&gt;17&lt;/ref-type&gt;&lt;contributors&gt;&lt;authors&gt;&lt;author&gt;He, Geng-Fu&lt;/author&gt;&lt;author&gt;Zhang, Pin&lt;/author&gt;&lt;author&gt;Yin, Zhen-Yu&lt;/author&gt;&lt;author&gt;Jin, Yin-Fu&lt;/author&gt;&lt;author&gt;Yang, Yi&lt;/author&gt;&lt;/authors&gt;&lt;/contributors&gt;&lt;titles&gt;&lt;title&gt;Multi-fidelity data-driven modelling of rate-dependent behaviour of soft clays&lt;/title&gt;&lt;secondary-title&gt;Georisk: Assessment and Management of Risk for Engineered Systems and Geohazards&lt;/secondary-title&gt;&lt;/titles&gt;&lt;periodical&gt;&lt;full-title&gt;Georisk: Assessment and Management of Risk for Engineered Systems and Geohazards&lt;/full-title&gt;&lt;abbr-1&gt;Georisk: Assess. Manage. Risk Eng. Syst. Geohazards&lt;/abbr-1&gt;&lt;abbr-2&gt;Georisk: Assess Manage Risk Eng Syst Geohazards&lt;/abbr-2&gt;&lt;/periodical&gt;&lt;pages&gt;1-13&lt;/pages&gt;&lt;section&gt;1&lt;/section&gt;&lt;dates&gt;&lt;year&gt;2022&lt;/year&gt;&lt;/dates&gt;&lt;isbn&gt;1749-9518&amp;#xD;1749-9526&lt;/isbn&gt;&lt;urls&gt;&lt;/urls&gt;&lt;electronic-resource-num&gt;10.1080/17499518.2022.2149815&lt;/electronic-resource-num&gt;&lt;/record&gt;&lt;/Cite&gt;&lt;/EndNote&gt;</w:instrText>
      </w:r>
      <w:r w:rsidR="002E24B5">
        <w:rPr>
          <w:rFonts w:cs="Times New Roman"/>
          <w:color w:val="0000CC"/>
          <w:szCs w:val="24"/>
          <w:lang w:val="en-GB"/>
        </w:rPr>
        <w:fldChar w:fldCharType="separate"/>
      </w:r>
      <w:r w:rsidR="002E24B5">
        <w:rPr>
          <w:rFonts w:cs="Times New Roman"/>
          <w:noProof/>
          <w:color w:val="0000CC"/>
          <w:szCs w:val="24"/>
          <w:lang w:val="en-GB"/>
        </w:rPr>
        <w:t>(He et al., 2022)</w:t>
      </w:r>
      <w:r w:rsidR="002E24B5">
        <w:rPr>
          <w:rFonts w:cs="Times New Roman"/>
          <w:color w:val="0000CC"/>
          <w:szCs w:val="24"/>
          <w:lang w:val="en-GB"/>
        </w:rPr>
        <w:fldChar w:fldCharType="end"/>
      </w:r>
      <w:r w:rsidR="002E24B5">
        <w:rPr>
          <w:rFonts w:cs="Times New Roman"/>
          <w:color w:val="0000CC"/>
          <w:szCs w:val="24"/>
          <w:lang w:val="en-GB"/>
        </w:rPr>
        <w:t>. The results also verify the robustness of the proposed methodology.</w:t>
      </w:r>
      <w:commentRangeEnd w:id="498"/>
      <w:r>
        <w:rPr>
          <w:rStyle w:val="CommentReference"/>
        </w:rPr>
        <w:commentReference w:id="498"/>
      </w:r>
    </w:p>
    <w:p w14:paraId="7A146026" w14:textId="77777777" w:rsidR="002E24B5" w:rsidRPr="005A7921" w:rsidRDefault="002E24B5" w:rsidP="005A7921">
      <w:pPr>
        <w:spacing w:line="360" w:lineRule="auto"/>
        <w:rPr>
          <w:rFonts w:cs="Times New Roman"/>
          <w:color w:val="000000"/>
          <w:szCs w:val="24"/>
          <w:shd w:val="clear" w:color="auto" w:fill="FFFFFF"/>
        </w:rPr>
      </w:pPr>
    </w:p>
    <w:p w14:paraId="3D53D0D8" w14:textId="6495B7B8"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28</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431: Replace "is one" with "and is one"</w:t>
      </w:r>
    </w:p>
    <w:p w14:paraId="6A02B72D" w14:textId="77777777" w:rsidR="00A00A3C" w:rsidRDefault="00A00A3C" w:rsidP="00A00A3C">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053A197C" w14:textId="2B1E205D" w:rsidR="00A00A3C" w:rsidRPr="00FB74D6" w:rsidRDefault="00A00A3C" w:rsidP="00A00A3C">
      <w:pPr>
        <w:spacing w:line="360" w:lineRule="auto"/>
        <w:rPr>
          <w:rFonts w:cs="Times New Roman"/>
          <w:color w:val="0000CC"/>
          <w:szCs w:val="24"/>
          <w:lang w:val="en-GB"/>
        </w:rPr>
      </w:pPr>
      <w:del w:id="507" w:author="Brian Sheil" w:date="2023-01-13T05:17:00Z">
        <w:r w:rsidRPr="00FB74D6" w:rsidDel="00650DF4">
          <w:rPr>
            <w:rFonts w:cs="Times New Roman"/>
            <w:color w:val="0000CC"/>
            <w:szCs w:val="24"/>
            <w:lang w:val="en-GB"/>
          </w:rPr>
          <w:delText>Thanks for your suggestion, it</w:delText>
        </w:r>
      </w:del>
      <w:ins w:id="508" w:author="Brian Sheil" w:date="2023-01-13T05:17:00Z">
        <w:r w:rsidR="00650DF4">
          <w:rPr>
            <w:rFonts w:cs="Times New Roman"/>
            <w:color w:val="0000CC"/>
            <w:szCs w:val="24"/>
            <w:lang w:val="en-GB"/>
          </w:rPr>
          <w:t>This</w:t>
        </w:r>
      </w:ins>
      <w:r w:rsidRPr="00FB74D6">
        <w:rPr>
          <w:rFonts w:cs="Times New Roman"/>
          <w:color w:val="0000CC"/>
          <w:szCs w:val="24"/>
          <w:lang w:val="en-GB"/>
        </w:rPr>
        <w:t xml:space="preserve"> has been changed.</w:t>
      </w:r>
    </w:p>
    <w:p w14:paraId="537FD68B" w14:textId="77777777" w:rsidR="005A7921" w:rsidRPr="00A00A3C" w:rsidRDefault="005A7921" w:rsidP="005A7921">
      <w:pPr>
        <w:spacing w:line="360" w:lineRule="auto"/>
        <w:rPr>
          <w:rFonts w:cs="Times New Roman"/>
          <w:color w:val="000000"/>
          <w:szCs w:val="24"/>
          <w:shd w:val="clear" w:color="auto" w:fill="FFFFFF"/>
          <w:lang w:val="en-GB"/>
        </w:rPr>
      </w:pPr>
    </w:p>
    <w:p w14:paraId="6A5677CC" w14:textId="3AE86836"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29</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 xml:space="preserve">Lines 432 - 435: I am confused as to how this downsampled and upsampled </w:t>
      </w:r>
      <w:r w:rsidR="005A7921" w:rsidRPr="005A7921">
        <w:rPr>
          <w:rFonts w:cs="Times New Roman"/>
          <w:color w:val="000000"/>
          <w:szCs w:val="24"/>
          <w:shd w:val="clear" w:color="auto" w:fill="FFFFFF"/>
        </w:rPr>
        <w:lastRenderedPageBreak/>
        <w:t>dataset deviates significantly from the original dataset? Is it not still the same dataset being used? also are the upsampled and downsampled lines in fig 12 a&amp;b new regressed ML models? I am not sure how this supports robustness when using the same data.</w:t>
      </w:r>
    </w:p>
    <w:p w14:paraId="30C55401" w14:textId="77777777" w:rsidR="00135D29" w:rsidRDefault="00135D29" w:rsidP="00135D29">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123EBD21" w14:textId="0C3D718C" w:rsidR="005A7921" w:rsidRPr="00135D29" w:rsidRDefault="00650DF4" w:rsidP="00650DF4">
      <w:pPr>
        <w:spacing w:line="360" w:lineRule="auto"/>
        <w:rPr>
          <w:rFonts w:cs="Times New Roman"/>
          <w:color w:val="0000CC"/>
          <w:szCs w:val="24"/>
          <w:lang w:val="en-GB"/>
        </w:rPr>
      </w:pPr>
      <w:ins w:id="509" w:author="Brian Sheil" w:date="2023-01-13T05:18:00Z">
        <w:r>
          <w:rPr>
            <w:rFonts w:cs="Times New Roman"/>
            <w:color w:val="0000CC"/>
            <w:szCs w:val="24"/>
            <w:lang w:val="en-GB"/>
          </w:rPr>
          <w:t xml:space="preserve">In hindsight, this point should have been made more clear in our original submission. The reviewer is correct that </w:t>
        </w:r>
      </w:ins>
      <w:ins w:id="510" w:author="Brian Sheil" w:date="2023-01-13T05:19:00Z">
        <w:r>
          <w:rPr>
            <w:rFonts w:cs="Times New Roman"/>
            <w:color w:val="0000CC"/>
            <w:szCs w:val="24"/>
            <w:lang w:val="en-GB"/>
          </w:rPr>
          <w:t>it is the same loading path. However, the strain increments in each case are very different</w:t>
        </w:r>
      </w:ins>
      <w:ins w:id="511" w:author="Brian Sheil" w:date="2023-01-13T05:20:00Z">
        <w:r>
          <w:rPr>
            <w:rFonts w:cs="Times New Roman"/>
            <w:color w:val="0000CC"/>
            <w:szCs w:val="24"/>
            <w:lang w:val="en-GB"/>
          </w:rPr>
          <w:t xml:space="preserve"> which can often lead to computational and predictability problems. </w:t>
        </w:r>
      </w:ins>
      <w:del w:id="512" w:author="Brian Sheil" w:date="2023-01-13T05:20:00Z">
        <w:r w:rsidR="00135D29" w:rsidRPr="00135D29" w:rsidDel="00650DF4">
          <w:rPr>
            <w:rFonts w:cs="Times New Roman"/>
            <w:color w:val="0000CC"/>
            <w:szCs w:val="24"/>
            <w:lang w:val="en-GB"/>
          </w:rPr>
          <w:delText>For example, upsampling by a factor of 2 means</w:delText>
        </w:r>
        <w:r w:rsidR="00135D29" w:rsidDel="00650DF4">
          <w:rPr>
            <w:rFonts w:cs="Times New Roman"/>
            <w:color w:val="0000CC"/>
            <w:szCs w:val="24"/>
            <w:lang w:val="en-GB"/>
          </w:rPr>
          <w:delText xml:space="preserve"> that</w:delText>
        </w:r>
        <w:r w:rsidR="00135D29" w:rsidRPr="00135D29" w:rsidDel="00650DF4">
          <w:rPr>
            <w:rFonts w:cs="Times New Roman"/>
            <w:color w:val="0000CC"/>
            <w:szCs w:val="24"/>
            <w:lang w:val="en-GB"/>
          </w:rPr>
          <w:delText xml:space="preserve"> the strain increment in the new dataset equals half value of the original strain, thus the number of data points for the same loading path would double.</w:delText>
        </w:r>
        <w:r w:rsidR="00135D29" w:rsidDel="00650DF4">
          <w:rPr>
            <w:rFonts w:cs="Times New Roman"/>
            <w:color w:val="0000CC"/>
            <w:szCs w:val="24"/>
            <w:lang w:val="en-GB"/>
          </w:rPr>
          <w:delText xml:space="preserve"> We know that for the same loading path, the computed strain-strain relationship should maintain the same even the strain increment changes (note that extreme conditions that may induced computational instability are not considered herein). </w:delText>
        </w:r>
      </w:del>
      <w:r w:rsidR="00135D29">
        <w:rPr>
          <w:rFonts w:cs="Times New Roman"/>
          <w:color w:val="0000CC"/>
          <w:szCs w:val="24"/>
          <w:lang w:val="en-GB"/>
        </w:rPr>
        <w:t>Therefor</w:t>
      </w:r>
      <w:ins w:id="513" w:author="Brian Sheil" w:date="2023-01-13T05:20:00Z">
        <w:r>
          <w:rPr>
            <w:rFonts w:cs="Times New Roman"/>
            <w:color w:val="0000CC"/>
            <w:szCs w:val="24"/>
            <w:lang w:val="en-GB"/>
          </w:rPr>
          <w:t>e</w:t>
        </w:r>
      </w:ins>
      <w:r w:rsidR="00135D29">
        <w:rPr>
          <w:rFonts w:cs="Times New Roman"/>
          <w:color w:val="0000CC"/>
          <w:szCs w:val="24"/>
          <w:lang w:val="en-GB"/>
        </w:rPr>
        <w:t>,</w:t>
      </w:r>
      <w:ins w:id="514" w:author="Brian Sheil" w:date="2023-01-13T05:20:00Z">
        <w:r>
          <w:rPr>
            <w:rFonts w:cs="Times New Roman"/>
            <w:color w:val="0000CC"/>
            <w:szCs w:val="24"/>
            <w:lang w:val="en-GB"/>
          </w:rPr>
          <w:t xml:space="preserve"> upsampling and downsampling the same loading</w:t>
        </w:r>
      </w:ins>
      <w:ins w:id="515" w:author="Brian Sheil" w:date="2023-01-13T05:21:00Z">
        <w:r>
          <w:rPr>
            <w:rFonts w:cs="Times New Roman"/>
            <w:color w:val="0000CC"/>
            <w:szCs w:val="24"/>
            <w:lang w:val="en-GB"/>
          </w:rPr>
          <w:t xml:space="preserve"> path allowed for comparison</w:t>
        </w:r>
      </w:ins>
      <w:ins w:id="516" w:author="Brian Sheil" w:date="2023-01-13T05:22:00Z">
        <w:r>
          <w:rPr>
            <w:rFonts w:cs="Times New Roman"/>
            <w:color w:val="0000CC"/>
            <w:szCs w:val="24"/>
            <w:lang w:val="en-GB"/>
          </w:rPr>
          <w:t>s</w:t>
        </w:r>
      </w:ins>
      <w:ins w:id="517" w:author="Brian Sheil" w:date="2023-01-13T05:21:00Z">
        <w:r>
          <w:rPr>
            <w:rFonts w:cs="Times New Roman"/>
            <w:color w:val="0000CC"/>
            <w:szCs w:val="24"/>
            <w:lang w:val="en-GB"/>
          </w:rPr>
          <w:t xml:space="preserve"> of model performance </w:t>
        </w:r>
      </w:ins>
      <w:ins w:id="518" w:author="Brian Sheil" w:date="2023-01-13T05:22:00Z">
        <w:r>
          <w:rPr>
            <w:rFonts w:cs="Times New Roman"/>
            <w:color w:val="0000CC"/>
            <w:szCs w:val="24"/>
            <w:lang w:val="en-GB"/>
          </w:rPr>
          <w:t>for</w:t>
        </w:r>
      </w:ins>
      <w:ins w:id="519" w:author="Brian Sheil" w:date="2023-01-13T05:21:00Z">
        <w:r>
          <w:rPr>
            <w:rFonts w:cs="Times New Roman"/>
            <w:color w:val="0000CC"/>
            <w:szCs w:val="24"/>
            <w:lang w:val="en-GB"/>
          </w:rPr>
          <w:t xml:space="preserve"> </w:t>
        </w:r>
      </w:ins>
      <w:del w:id="520" w:author="Brian Sheil" w:date="2023-01-13T05:21:00Z">
        <w:r w:rsidR="00135D29" w:rsidDel="00650DF4">
          <w:rPr>
            <w:rFonts w:cs="Times New Roman"/>
            <w:color w:val="0000CC"/>
            <w:szCs w:val="24"/>
            <w:lang w:val="en-GB"/>
          </w:rPr>
          <w:delText xml:space="preserve"> we applied the trained model on these new datasets with </w:delText>
        </w:r>
      </w:del>
      <w:r w:rsidR="00135D29">
        <w:rPr>
          <w:rFonts w:cs="Times New Roman"/>
          <w:color w:val="0000CC"/>
          <w:szCs w:val="24"/>
          <w:lang w:val="en-GB"/>
        </w:rPr>
        <w:t>different strain increment</w:t>
      </w:r>
      <w:del w:id="521" w:author="Brian Sheil" w:date="2023-01-13T05:21:00Z">
        <w:r w:rsidR="00135D29" w:rsidDel="00650DF4">
          <w:rPr>
            <w:rFonts w:cs="Times New Roman"/>
            <w:color w:val="0000CC"/>
            <w:szCs w:val="24"/>
            <w:lang w:val="en-GB"/>
          </w:rPr>
          <w:delText xml:space="preserve"> </w:delText>
        </w:r>
      </w:del>
      <w:ins w:id="522" w:author="Brian Sheil" w:date="2023-01-13T05:21:00Z">
        <w:r>
          <w:rPr>
            <w:rFonts w:cs="Times New Roman"/>
            <w:color w:val="0000CC"/>
            <w:szCs w:val="24"/>
            <w:lang w:val="en-GB"/>
          </w:rPr>
          <w:t>s</w:t>
        </w:r>
      </w:ins>
      <w:del w:id="523" w:author="Brian Sheil" w:date="2023-01-13T05:21:00Z">
        <w:r w:rsidR="00135D29" w:rsidDel="00650DF4">
          <w:rPr>
            <w:rFonts w:cs="Times New Roman"/>
            <w:color w:val="0000CC"/>
            <w:szCs w:val="24"/>
            <w:lang w:val="en-GB"/>
          </w:rPr>
          <w:delText>to verify its robusness</w:delText>
        </w:r>
      </w:del>
      <w:r w:rsidR="00135D29">
        <w:rPr>
          <w:rFonts w:cs="Times New Roman"/>
          <w:color w:val="0000CC"/>
          <w:szCs w:val="24"/>
          <w:lang w:val="en-GB"/>
        </w:rPr>
        <w:t>. W</w:t>
      </w:r>
      <w:r w:rsidR="00135D29">
        <w:rPr>
          <w:rFonts w:cs="Times New Roman" w:hint="eastAsia"/>
          <w:color w:val="0000CC"/>
          <w:szCs w:val="24"/>
          <w:lang w:val="en-GB"/>
        </w:rPr>
        <w:t>e</w:t>
      </w:r>
      <w:r w:rsidR="00135D29">
        <w:rPr>
          <w:rFonts w:cs="Times New Roman"/>
          <w:color w:val="0000CC"/>
          <w:szCs w:val="24"/>
          <w:lang w:val="en-GB"/>
        </w:rPr>
        <w:t xml:space="preserve"> </w:t>
      </w:r>
      <w:r w:rsidR="00135D29">
        <w:rPr>
          <w:rFonts w:cs="Times New Roman" w:hint="eastAsia"/>
          <w:color w:val="0000CC"/>
          <w:szCs w:val="24"/>
          <w:lang w:val="en-GB"/>
        </w:rPr>
        <w:t>have</w:t>
      </w:r>
      <w:r w:rsidR="00135D29">
        <w:rPr>
          <w:rFonts w:cs="Times New Roman"/>
          <w:color w:val="0000CC"/>
          <w:szCs w:val="24"/>
          <w:lang w:val="en-GB"/>
        </w:rPr>
        <w:t xml:space="preserve"> clarified this point in lines </w:t>
      </w:r>
      <w:r w:rsidR="008A645D">
        <w:rPr>
          <w:rFonts w:cs="Times New Roman"/>
          <w:color w:val="0000CC"/>
          <w:szCs w:val="24"/>
          <w:lang w:val="en-GB"/>
        </w:rPr>
        <w:t>4</w:t>
      </w:r>
      <w:ins w:id="524" w:author="Brian Sheil" w:date="2023-01-13T08:39:00Z">
        <w:r w:rsidR="002F3BE6">
          <w:rPr>
            <w:rFonts w:cs="Times New Roman"/>
            <w:color w:val="0000CC"/>
            <w:szCs w:val="24"/>
            <w:lang w:val="en-GB"/>
          </w:rPr>
          <w:t>4</w:t>
        </w:r>
      </w:ins>
      <w:ins w:id="525" w:author="Brian Sheil" w:date="2023-01-13T10:51:00Z">
        <w:r w:rsidR="004E332D">
          <w:rPr>
            <w:rFonts w:cs="Times New Roman"/>
            <w:color w:val="0000CC"/>
            <w:szCs w:val="24"/>
            <w:lang w:val="en-GB"/>
          </w:rPr>
          <w:t>4</w:t>
        </w:r>
      </w:ins>
      <w:del w:id="526" w:author="Brian Sheil" w:date="2023-01-13T08:39:00Z">
        <w:r w:rsidR="008A645D" w:rsidDel="002F3BE6">
          <w:rPr>
            <w:rFonts w:cs="Times New Roman"/>
            <w:color w:val="0000CC"/>
            <w:szCs w:val="24"/>
            <w:lang w:val="en-GB"/>
          </w:rPr>
          <w:delText>31</w:delText>
        </w:r>
      </w:del>
      <w:r w:rsidR="008A645D">
        <w:rPr>
          <w:rFonts w:cs="Times New Roman"/>
          <w:color w:val="0000CC"/>
          <w:szCs w:val="24"/>
          <w:lang w:val="en-GB"/>
        </w:rPr>
        <w:t>-4</w:t>
      </w:r>
      <w:ins w:id="527" w:author="Brian Sheil" w:date="2023-01-13T08:40:00Z">
        <w:r w:rsidR="002F3BE6">
          <w:rPr>
            <w:rFonts w:cs="Times New Roman"/>
            <w:color w:val="0000CC"/>
            <w:szCs w:val="24"/>
            <w:lang w:val="en-GB"/>
          </w:rPr>
          <w:t>4</w:t>
        </w:r>
      </w:ins>
      <w:ins w:id="528" w:author="Brian Sheil" w:date="2023-01-13T10:51:00Z">
        <w:r w:rsidR="004E332D">
          <w:rPr>
            <w:rFonts w:cs="Times New Roman"/>
            <w:color w:val="0000CC"/>
            <w:szCs w:val="24"/>
            <w:lang w:val="en-GB"/>
          </w:rPr>
          <w:t>5</w:t>
        </w:r>
      </w:ins>
      <w:del w:id="529" w:author="Brian Sheil" w:date="2023-01-13T08:40:00Z">
        <w:r w:rsidR="008A645D" w:rsidDel="002F3BE6">
          <w:rPr>
            <w:rFonts w:cs="Times New Roman"/>
            <w:color w:val="0000CC"/>
            <w:szCs w:val="24"/>
            <w:lang w:val="en-GB"/>
          </w:rPr>
          <w:delText>35</w:delText>
        </w:r>
      </w:del>
      <w:r w:rsidR="00135D29">
        <w:rPr>
          <w:rFonts w:cs="Times New Roman"/>
          <w:color w:val="0000CC"/>
          <w:szCs w:val="24"/>
          <w:lang w:val="en-GB"/>
        </w:rPr>
        <w:t xml:space="preserve"> in the revised paper.</w:t>
      </w:r>
    </w:p>
    <w:p w14:paraId="057C522F" w14:textId="77777777" w:rsidR="00135D29" w:rsidRPr="005A7921" w:rsidRDefault="00135D29" w:rsidP="005A7921">
      <w:pPr>
        <w:spacing w:line="360" w:lineRule="auto"/>
        <w:rPr>
          <w:rFonts w:cs="Times New Roman"/>
          <w:color w:val="000000"/>
          <w:szCs w:val="24"/>
          <w:shd w:val="clear" w:color="auto" w:fill="FFFFFF"/>
        </w:rPr>
      </w:pPr>
    </w:p>
    <w:p w14:paraId="0BEA63AC" w14:textId="410A4E6D" w:rsidR="005A7921" w:rsidRPr="005A7921"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30</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437 - 438: where is this "large initial strain increment" on Figure 12?</w:t>
      </w:r>
    </w:p>
    <w:p w14:paraId="1A7D7B0F" w14:textId="77777777" w:rsidR="00135D29" w:rsidRDefault="00135D29" w:rsidP="00135D29">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39FE784E" w14:textId="6D7004A8" w:rsidR="005A7921" w:rsidRPr="00135D29" w:rsidRDefault="00135D29" w:rsidP="005A7921">
      <w:pPr>
        <w:spacing w:line="360" w:lineRule="auto"/>
        <w:rPr>
          <w:rFonts w:cs="Times New Roman"/>
          <w:color w:val="0000CC"/>
          <w:szCs w:val="24"/>
          <w:lang w:val="en-GB"/>
        </w:rPr>
      </w:pPr>
      <w:del w:id="530" w:author="Brian Sheil" w:date="2023-01-12T21:01:00Z">
        <w:r w:rsidRPr="00135D29" w:rsidDel="0068375C">
          <w:rPr>
            <w:rFonts w:cs="Times New Roman"/>
            <w:color w:val="0000CC"/>
            <w:szCs w:val="24"/>
            <w:lang w:val="en-GB"/>
          </w:rPr>
          <w:delText>It can refer to the reply for the</w:delText>
        </w:r>
      </w:del>
      <w:ins w:id="531" w:author="Brian Sheil" w:date="2023-01-12T21:01:00Z">
        <w:r w:rsidR="0068375C">
          <w:rPr>
            <w:rFonts w:cs="Times New Roman"/>
            <w:color w:val="0000CC"/>
            <w:szCs w:val="24"/>
            <w:lang w:val="en-GB"/>
          </w:rPr>
          <w:t>Please refer to our response to</w:t>
        </w:r>
      </w:ins>
      <w:r w:rsidRPr="00135D29">
        <w:rPr>
          <w:rFonts w:cs="Times New Roman"/>
          <w:color w:val="0000CC"/>
          <w:szCs w:val="24"/>
          <w:lang w:val="en-GB"/>
        </w:rPr>
        <w:t xml:space="preserve"> comment 29.</w:t>
      </w:r>
    </w:p>
    <w:p w14:paraId="47E952FC" w14:textId="77777777" w:rsidR="00135D29" w:rsidRPr="005A7921" w:rsidRDefault="00135D29" w:rsidP="005A7921">
      <w:pPr>
        <w:spacing w:line="360" w:lineRule="auto"/>
        <w:rPr>
          <w:rFonts w:cs="Times New Roman"/>
          <w:color w:val="000000"/>
          <w:szCs w:val="24"/>
          <w:shd w:val="clear" w:color="auto" w:fill="FFFFFF"/>
        </w:rPr>
      </w:pPr>
    </w:p>
    <w:p w14:paraId="7025D6E3" w14:textId="5C79D0FC" w:rsidR="007E444B" w:rsidRDefault="007E444B" w:rsidP="005A7921">
      <w:pPr>
        <w:spacing w:line="360" w:lineRule="auto"/>
        <w:rPr>
          <w:rFonts w:cs="Times New Roman"/>
          <w:color w:val="000000"/>
          <w:szCs w:val="24"/>
          <w:shd w:val="clear" w:color="auto" w:fill="FFFFFF"/>
        </w:rPr>
      </w:pPr>
      <w:r>
        <w:rPr>
          <w:rFonts w:cs="Times New Roman"/>
          <w:b/>
          <w:color w:val="222222"/>
          <w:szCs w:val="24"/>
          <w:shd w:val="clear" w:color="auto" w:fill="FFFFFF"/>
          <w:lang w:val="en-GB"/>
        </w:rPr>
        <w:t>C</w:t>
      </w:r>
      <w:r w:rsidRPr="00FC72D3">
        <w:rPr>
          <w:rFonts w:cs="Times New Roman"/>
          <w:b/>
          <w:color w:val="222222"/>
          <w:szCs w:val="24"/>
          <w:shd w:val="clear" w:color="auto" w:fill="FFFFFF"/>
          <w:lang w:val="en-GB"/>
        </w:rPr>
        <w:t xml:space="preserve">omment </w:t>
      </w:r>
      <w:r>
        <w:rPr>
          <w:rFonts w:cs="Times New Roman"/>
          <w:b/>
          <w:color w:val="222222"/>
          <w:szCs w:val="24"/>
          <w:shd w:val="clear" w:color="auto" w:fill="FFFFFF"/>
          <w:lang w:val="en-GB"/>
        </w:rPr>
        <w:t>31</w:t>
      </w:r>
      <w:r w:rsidRPr="007E444B">
        <w:rPr>
          <w:rFonts w:cs="Times New Roman"/>
          <w:b/>
          <w:bCs/>
          <w:color w:val="000000"/>
          <w:szCs w:val="24"/>
          <w:shd w:val="clear" w:color="auto" w:fill="FFFFFF"/>
        </w:rPr>
        <w:t>:</w:t>
      </w:r>
      <w:r w:rsidRPr="005A7921">
        <w:rPr>
          <w:rFonts w:cs="Times New Roman"/>
          <w:color w:val="000000"/>
          <w:szCs w:val="24"/>
          <w:shd w:val="clear" w:color="auto" w:fill="FFFFFF"/>
        </w:rPr>
        <w:t xml:space="preserve"> </w:t>
      </w:r>
      <w:r w:rsidR="005A7921" w:rsidRPr="005A7921">
        <w:rPr>
          <w:rFonts w:cs="Times New Roman"/>
          <w:color w:val="000000"/>
          <w:szCs w:val="24"/>
          <w:shd w:val="clear" w:color="auto" w:fill="FFFFFF"/>
        </w:rPr>
        <w:t>Line 448: Insert "that" before "the"</w:t>
      </w:r>
    </w:p>
    <w:p w14:paraId="77C5151A" w14:textId="77777777" w:rsidR="00A00A3C" w:rsidRDefault="00A00A3C" w:rsidP="00A00A3C">
      <w:pPr>
        <w:spacing w:line="360" w:lineRule="auto"/>
        <w:rPr>
          <w:rFonts w:cs="Times New Roman"/>
          <w:b/>
          <w:color w:val="0000CC"/>
          <w:szCs w:val="24"/>
          <w:u w:val="single"/>
          <w:lang w:val="en-GB"/>
        </w:rPr>
      </w:pPr>
      <w:r w:rsidRPr="00FC72D3">
        <w:rPr>
          <w:rFonts w:cs="Times New Roman"/>
          <w:b/>
          <w:color w:val="0000CC"/>
          <w:szCs w:val="24"/>
          <w:u w:val="single"/>
          <w:lang w:val="en-GB"/>
        </w:rPr>
        <w:t>Reply:</w:t>
      </w:r>
    </w:p>
    <w:p w14:paraId="5E722F90" w14:textId="05518B0E" w:rsidR="002E24B5" w:rsidRDefault="00A00A3C" w:rsidP="005A7921">
      <w:pPr>
        <w:spacing w:line="360" w:lineRule="auto"/>
        <w:rPr>
          <w:rFonts w:cs="Times New Roman"/>
          <w:color w:val="000000"/>
          <w:szCs w:val="24"/>
          <w:shd w:val="clear" w:color="auto" w:fill="FFFFFF"/>
          <w:lang w:val="en-GB"/>
        </w:rPr>
      </w:pPr>
      <w:r w:rsidRPr="00FB74D6">
        <w:rPr>
          <w:rFonts w:cs="Times New Roman"/>
          <w:color w:val="0000CC"/>
          <w:szCs w:val="24"/>
          <w:lang w:val="en-GB"/>
        </w:rPr>
        <w:t>Thank</w:t>
      </w:r>
      <w:ins w:id="532" w:author="Brian Sheil" w:date="2023-01-13T05:22:00Z">
        <w:r w:rsidR="00650DF4">
          <w:rPr>
            <w:rFonts w:cs="Times New Roman"/>
            <w:color w:val="0000CC"/>
            <w:szCs w:val="24"/>
            <w:lang w:val="en-GB"/>
          </w:rPr>
          <w:t xml:space="preserve"> you</w:t>
        </w:r>
      </w:ins>
      <w:del w:id="533" w:author="Brian Sheil" w:date="2023-01-13T05:22:00Z">
        <w:r w:rsidRPr="00FB74D6" w:rsidDel="00650DF4">
          <w:rPr>
            <w:rFonts w:cs="Times New Roman"/>
            <w:color w:val="0000CC"/>
            <w:szCs w:val="24"/>
            <w:lang w:val="en-GB"/>
          </w:rPr>
          <w:delText>s</w:delText>
        </w:r>
      </w:del>
      <w:r w:rsidRPr="00FB74D6">
        <w:rPr>
          <w:rFonts w:cs="Times New Roman"/>
          <w:color w:val="0000CC"/>
          <w:szCs w:val="24"/>
          <w:lang w:val="en-GB"/>
        </w:rPr>
        <w:t xml:space="preserve"> for your suggestion, it has been </w:t>
      </w:r>
      <w:r>
        <w:rPr>
          <w:rFonts w:cs="Times New Roman"/>
          <w:color w:val="0000CC"/>
          <w:szCs w:val="24"/>
          <w:lang w:val="en-GB"/>
        </w:rPr>
        <w:t>added</w:t>
      </w:r>
      <w:r w:rsidRPr="00FB74D6">
        <w:rPr>
          <w:rFonts w:cs="Times New Roman"/>
          <w:color w:val="0000CC"/>
          <w:szCs w:val="24"/>
          <w:lang w:val="en-GB"/>
        </w:rPr>
        <w:t>.</w:t>
      </w:r>
      <w:bookmarkEnd w:id="0"/>
      <w:bookmarkEnd w:id="1"/>
      <w:bookmarkEnd w:id="10"/>
    </w:p>
    <w:p w14:paraId="1908DDEB" w14:textId="36B4EE40" w:rsidR="002E24B5" w:rsidRDefault="002E24B5" w:rsidP="005A7921">
      <w:pPr>
        <w:spacing w:line="360" w:lineRule="auto"/>
        <w:rPr>
          <w:rFonts w:cs="Times New Roman"/>
          <w:color w:val="000000"/>
          <w:szCs w:val="24"/>
          <w:shd w:val="clear" w:color="auto" w:fill="FFFFFF"/>
          <w:lang w:val="en-GB"/>
        </w:rPr>
      </w:pPr>
    </w:p>
    <w:p w14:paraId="5624CE49" w14:textId="30F6A8CF" w:rsidR="00135D29" w:rsidRPr="00135D29" w:rsidRDefault="00135D29" w:rsidP="005A7921">
      <w:pPr>
        <w:spacing w:line="360" w:lineRule="auto"/>
        <w:rPr>
          <w:rFonts w:cs="Times New Roman"/>
          <w:color w:val="0000CC"/>
          <w:szCs w:val="24"/>
          <w:lang w:val="en-GB"/>
        </w:rPr>
      </w:pPr>
      <w:r w:rsidRPr="00135D29">
        <w:rPr>
          <w:rFonts w:cs="Times New Roman"/>
          <w:color w:val="0000CC"/>
          <w:szCs w:val="24"/>
          <w:lang w:val="en-GB"/>
        </w:rPr>
        <w:t>References:</w:t>
      </w:r>
    </w:p>
    <w:p w14:paraId="5CC353C8" w14:textId="77777777" w:rsidR="004502D9" w:rsidRPr="004502D9" w:rsidRDefault="002E24B5" w:rsidP="004502D9">
      <w:pPr>
        <w:pStyle w:val="EndNoteBibliography"/>
        <w:ind w:left="720" w:hanging="720"/>
      </w:pPr>
      <w:r>
        <w:rPr>
          <w:color w:val="000000"/>
          <w:szCs w:val="24"/>
          <w:shd w:val="clear" w:color="auto" w:fill="FFFFFF"/>
          <w:lang w:val="en-GB"/>
        </w:rPr>
        <w:fldChar w:fldCharType="begin"/>
      </w:r>
      <w:r>
        <w:rPr>
          <w:color w:val="000000"/>
          <w:szCs w:val="24"/>
          <w:shd w:val="clear" w:color="auto" w:fill="FFFFFF"/>
          <w:lang w:val="en-GB"/>
        </w:rPr>
        <w:instrText xml:space="preserve"> ADDIN EN.REFLIST </w:instrText>
      </w:r>
      <w:r>
        <w:rPr>
          <w:color w:val="000000"/>
          <w:szCs w:val="24"/>
          <w:shd w:val="clear" w:color="auto" w:fill="FFFFFF"/>
          <w:lang w:val="en-GB"/>
        </w:rPr>
        <w:fldChar w:fldCharType="separate"/>
      </w:r>
      <w:r w:rsidR="004502D9" w:rsidRPr="004502D9">
        <w:t>Gens, A. (1982) Stress–strain and strength of a low plasticity clay.)  University of London, London, UK, vol. Ph.D.</w:t>
      </w:r>
    </w:p>
    <w:p w14:paraId="46610AA8" w14:textId="77777777" w:rsidR="004502D9" w:rsidRPr="004502D9" w:rsidRDefault="004502D9" w:rsidP="004502D9">
      <w:pPr>
        <w:pStyle w:val="EndNoteBibliography"/>
        <w:ind w:left="720" w:hanging="720"/>
      </w:pPr>
      <w:r w:rsidRPr="004502D9">
        <w:t xml:space="preserve">He, G.-F., Zhang, P., Yin, Z.-Y., Jin, Y.-F. &amp; Yang, Y. (2022) Multi-fidelity data-driven modelling of rate-dependent behaviour of soft clays. </w:t>
      </w:r>
      <w:r w:rsidRPr="004502D9">
        <w:rPr>
          <w:i/>
        </w:rPr>
        <w:t>Georisk: Assessment and Management of Risk for Engineered Systems and Geohazards</w:t>
      </w:r>
      <w:r w:rsidRPr="004502D9">
        <w:t>:1-13.</w:t>
      </w:r>
    </w:p>
    <w:p w14:paraId="48532DE9" w14:textId="4D54B999" w:rsidR="00A00A3C" w:rsidRPr="00A00A3C" w:rsidRDefault="002E24B5" w:rsidP="004851A4">
      <w:pPr>
        <w:pStyle w:val="EndNoteBibliography"/>
        <w:ind w:left="720" w:hanging="720"/>
        <w:rPr>
          <w:color w:val="000000"/>
          <w:szCs w:val="24"/>
          <w:shd w:val="clear" w:color="auto" w:fill="FFFFFF"/>
          <w:lang w:val="en-GB"/>
        </w:rPr>
      </w:pPr>
      <w:r>
        <w:rPr>
          <w:color w:val="000000"/>
          <w:szCs w:val="24"/>
          <w:shd w:val="clear" w:color="auto" w:fill="FFFFFF"/>
          <w:lang w:val="en-GB"/>
        </w:rPr>
        <w:fldChar w:fldCharType="end"/>
      </w:r>
    </w:p>
    <w:sectPr w:rsidR="00A00A3C" w:rsidRPr="00A00A3C" w:rsidSect="00107302">
      <w:pgSz w:w="11906" w:h="16838"/>
      <w:pgMar w:top="1440" w:right="1440" w:bottom="1440" w:left="1440" w:header="851" w:footer="992"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5" w:author="Brian Sheil" w:date="2023-01-12T16:47:00Z" w:initials="BS">
    <w:p w14:paraId="2A37A01F" w14:textId="77777777" w:rsidR="00347C4B" w:rsidRDefault="00793A18" w:rsidP="00C64324">
      <w:pPr>
        <w:pStyle w:val="CommentText"/>
      </w:pPr>
      <w:r>
        <w:rPr>
          <w:rStyle w:val="CommentReference"/>
        </w:rPr>
        <w:annotationRef/>
      </w:r>
      <w:r w:rsidR="00347C4B">
        <w:t>I am not convinced this applies to all constitutive models…</w:t>
      </w:r>
      <w:r w:rsidR="00347C4B">
        <w:br/>
        <w:t>may need to delete this sentence</w:t>
      </w:r>
    </w:p>
  </w:comment>
  <w:comment w:id="479" w:author="Dr P. Zhang" w:date="2023-01-09T15:23:00Z" w:initials="DPZ">
    <w:p w14:paraId="406707A5" w14:textId="6FB80034" w:rsidR="002E24B5" w:rsidRDefault="002E24B5">
      <w:pPr>
        <w:pStyle w:val="CommentText"/>
      </w:pPr>
      <w:r>
        <w:rPr>
          <w:rStyle w:val="CommentReference"/>
        </w:rPr>
        <w:annotationRef/>
      </w:r>
      <w:r>
        <w:rPr>
          <w:rStyle w:val="CommentReference"/>
        </w:rPr>
        <w:annotationRef/>
      </w:r>
      <w:r>
        <w:rPr>
          <w:rFonts w:hint="eastAsia"/>
        </w:rPr>
        <w:t>It</w:t>
      </w:r>
      <w:r>
        <w:t xml:space="preserve"> seems the reviewer made an opposite understanding</w:t>
      </w:r>
    </w:p>
  </w:comment>
  <w:comment w:id="498" w:author="Brian Sheil" w:date="2023-01-12T21:10:00Z" w:initials="BS">
    <w:p w14:paraId="0A84D82E" w14:textId="77777777" w:rsidR="00993150" w:rsidRDefault="00993150">
      <w:pPr>
        <w:pStyle w:val="CommentText"/>
      </w:pPr>
      <w:r>
        <w:rPr>
          <w:rStyle w:val="CommentReference"/>
        </w:rPr>
        <w:annotationRef/>
      </w:r>
      <w:r>
        <w:t xml:space="preserve">I don't think I would say this. This really puts a dent in the novelty of your work because you are basically saying here that we have already published this exact methodology and here we are just applying the method to a different soil type…. </w:t>
      </w:r>
    </w:p>
    <w:p w14:paraId="25660E9D" w14:textId="77777777" w:rsidR="00993150" w:rsidRDefault="00993150">
      <w:pPr>
        <w:pStyle w:val="CommentText"/>
      </w:pPr>
    </w:p>
    <w:p w14:paraId="4C9A6A76" w14:textId="77777777" w:rsidR="00993150" w:rsidRDefault="00993150" w:rsidP="00206E6F">
      <w:pPr>
        <w:pStyle w:val="CommentText"/>
      </w:pPr>
      <w:r>
        <w:t>(at least that is the way the reviewer could interpret it).</w:t>
      </w:r>
      <w:r>
        <w:br/>
        <w:t>I would reject a paper solely on this basis (lack of novelty / academic contributions)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37A01F" w15:done="0"/>
  <w15:commentEx w15:paraId="406707A5" w15:done="0"/>
  <w15:commentEx w15:paraId="4C9A6A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AB808" w16cex:dateUtc="2023-01-12T16:47:00Z"/>
  <w16cex:commentExtensible w16cex:durableId="2766AFF0" w16cex:dateUtc="2023-01-09T15:23:00Z"/>
  <w16cex:commentExtensible w16cex:durableId="276AF5B6" w16cex:dateUtc="2023-01-12T2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37A01F" w16cid:durableId="276AB808"/>
  <w16cid:commentId w16cid:paraId="406707A5" w16cid:durableId="2766AFF0"/>
  <w16cid:commentId w16cid:paraId="4C9A6A76" w16cid:durableId="276AF5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7009E" w14:textId="77777777" w:rsidR="00A236E8" w:rsidRDefault="00A236E8" w:rsidP="005E1C6E">
      <w:r>
        <w:separator/>
      </w:r>
    </w:p>
  </w:endnote>
  <w:endnote w:type="continuationSeparator" w:id="0">
    <w:p w14:paraId="0AB10C29" w14:textId="77777777" w:rsidR="00A236E8" w:rsidRDefault="00A236E8" w:rsidP="005E1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47032" w14:textId="77777777" w:rsidR="00A236E8" w:rsidRDefault="00A236E8" w:rsidP="005E1C6E">
      <w:r>
        <w:separator/>
      </w:r>
    </w:p>
  </w:footnote>
  <w:footnote w:type="continuationSeparator" w:id="0">
    <w:p w14:paraId="476865AB" w14:textId="77777777" w:rsidR="00A236E8" w:rsidRDefault="00A236E8" w:rsidP="005E1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10475"/>
    <w:multiLevelType w:val="hybridMultilevel"/>
    <w:tmpl w:val="6D0CC5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0831BD"/>
    <w:multiLevelType w:val="hybridMultilevel"/>
    <w:tmpl w:val="C2EEC656"/>
    <w:lvl w:ilvl="0" w:tplc="B838D16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9376BAC"/>
    <w:multiLevelType w:val="hybridMultilevel"/>
    <w:tmpl w:val="C2EEC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48A508D"/>
    <w:multiLevelType w:val="hybridMultilevel"/>
    <w:tmpl w:val="C2EEC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E54336C"/>
    <w:multiLevelType w:val="hybridMultilevel"/>
    <w:tmpl w:val="E4123C40"/>
    <w:lvl w:ilvl="0" w:tplc="270C7794">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72625988">
    <w:abstractNumId w:val="4"/>
  </w:num>
  <w:num w:numId="2" w16cid:durableId="466556572">
    <w:abstractNumId w:val="1"/>
  </w:num>
  <w:num w:numId="3" w16cid:durableId="625280473">
    <w:abstractNumId w:val="2"/>
  </w:num>
  <w:num w:numId="4" w16cid:durableId="245459063">
    <w:abstractNumId w:val="3"/>
  </w:num>
  <w:num w:numId="5" w16cid:durableId="18748770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ian Sheil">
    <w15:presenceInfo w15:providerId="AD" w15:userId="S::bbs24@cam.ac.uk::45452594-96d0-468a-b6b7-c91ff7533d89"/>
  </w15:person>
  <w15:person w15:author="Dr P. Zhang">
    <w15:presenceInfo w15:providerId="None" w15:userId="Dr P.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trackRevisions/>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I2MbQwNzQ2NTA0MzVV0lEKTi0uzszPAymwNKgFAEbWBootAAAA"/>
    <w:docVar w:name="EN.InstantFormat" w:val="&lt;ENInstantFormat&gt;&lt;Enabled&gt;1&lt;/Enabled&gt;&lt;ScanUnformatted&gt;1&lt;/ScanUnformatted&gt;&lt;ScanChanges&gt;1&lt;/ScanChanges&gt;&lt;Suspended&gt;0&lt;/Suspended&gt;&lt;/ENInstantFormat&gt;"/>
    <w:docVar w:name="EN.Layout" w:val="&lt;ENLayout&gt;&lt;Style&gt;Geotechniqu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25zzrta4ddawve0epdvrwf2efvws2wwfw2p&quot;&gt;Doctor-Saved&lt;record-ids&gt;&lt;item&gt;1063&lt;/item&gt;&lt;item&gt;1324&lt;/item&gt;&lt;/record-ids&gt;&lt;/item&gt;&lt;/Libraries&gt;"/>
  </w:docVars>
  <w:rsids>
    <w:rsidRoot w:val="005D58B0"/>
    <w:rsid w:val="0000029C"/>
    <w:rsid w:val="00001312"/>
    <w:rsid w:val="00001B86"/>
    <w:rsid w:val="00001DFD"/>
    <w:rsid w:val="000046DA"/>
    <w:rsid w:val="00007A38"/>
    <w:rsid w:val="000103D9"/>
    <w:rsid w:val="00011913"/>
    <w:rsid w:val="00012BAB"/>
    <w:rsid w:val="00013C64"/>
    <w:rsid w:val="00014894"/>
    <w:rsid w:val="0002148C"/>
    <w:rsid w:val="0002221C"/>
    <w:rsid w:val="00022974"/>
    <w:rsid w:val="0002351C"/>
    <w:rsid w:val="00023EFF"/>
    <w:rsid w:val="00024AB8"/>
    <w:rsid w:val="00024DA1"/>
    <w:rsid w:val="000265AF"/>
    <w:rsid w:val="00026F6E"/>
    <w:rsid w:val="00030378"/>
    <w:rsid w:val="00030AD7"/>
    <w:rsid w:val="00032057"/>
    <w:rsid w:val="0003337D"/>
    <w:rsid w:val="00033778"/>
    <w:rsid w:val="0003409E"/>
    <w:rsid w:val="000359C5"/>
    <w:rsid w:val="00037863"/>
    <w:rsid w:val="00042BD7"/>
    <w:rsid w:val="0004318D"/>
    <w:rsid w:val="00044514"/>
    <w:rsid w:val="00045277"/>
    <w:rsid w:val="0004632A"/>
    <w:rsid w:val="00046399"/>
    <w:rsid w:val="00046B4B"/>
    <w:rsid w:val="00050409"/>
    <w:rsid w:val="00050895"/>
    <w:rsid w:val="00052130"/>
    <w:rsid w:val="00052AB0"/>
    <w:rsid w:val="00053D48"/>
    <w:rsid w:val="0005489C"/>
    <w:rsid w:val="0005546A"/>
    <w:rsid w:val="0005560E"/>
    <w:rsid w:val="00055E73"/>
    <w:rsid w:val="00060E4A"/>
    <w:rsid w:val="000654CE"/>
    <w:rsid w:val="00067363"/>
    <w:rsid w:val="00067D4F"/>
    <w:rsid w:val="0007127B"/>
    <w:rsid w:val="00072A91"/>
    <w:rsid w:val="0007320D"/>
    <w:rsid w:val="00074CC2"/>
    <w:rsid w:val="00075B61"/>
    <w:rsid w:val="000812B6"/>
    <w:rsid w:val="000828E2"/>
    <w:rsid w:val="00083E11"/>
    <w:rsid w:val="000849F0"/>
    <w:rsid w:val="00084C00"/>
    <w:rsid w:val="00084ED3"/>
    <w:rsid w:val="00086401"/>
    <w:rsid w:val="000868C5"/>
    <w:rsid w:val="0009279A"/>
    <w:rsid w:val="00092CE2"/>
    <w:rsid w:val="0009452D"/>
    <w:rsid w:val="00094BA8"/>
    <w:rsid w:val="000963E2"/>
    <w:rsid w:val="000967FA"/>
    <w:rsid w:val="0009793F"/>
    <w:rsid w:val="00097A02"/>
    <w:rsid w:val="00097EBB"/>
    <w:rsid w:val="000A2321"/>
    <w:rsid w:val="000A2EFB"/>
    <w:rsid w:val="000A68E4"/>
    <w:rsid w:val="000B238A"/>
    <w:rsid w:val="000B27FE"/>
    <w:rsid w:val="000B3639"/>
    <w:rsid w:val="000B3686"/>
    <w:rsid w:val="000B5704"/>
    <w:rsid w:val="000B5F8B"/>
    <w:rsid w:val="000B6BDC"/>
    <w:rsid w:val="000C03EB"/>
    <w:rsid w:val="000C075A"/>
    <w:rsid w:val="000C18C3"/>
    <w:rsid w:val="000C1A7B"/>
    <w:rsid w:val="000C243E"/>
    <w:rsid w:val="000C29B0"/>
    <w:rsid w:val="000C2C50"/>
    <w:rsid w:val="000C2D28"/>
    <w:rsid w:val="000D438E"/>
    <w:rsid w:val="000D587E"/>
    <w:rsid w:val="000D5AE1"/>
    <w:rsid w:val="000D75A5"/>
    <w:rsid w:val="000E0315"/>
    <w:rsid w:val="000E076F"/>
    <w:rsid w:val="000E0DBE"/>
    <w:rsid w:val="000E1CA3"/>
    <w:rsid w:val="000E28F0"/>
    <w:rsid w:val="000E3659"/>
    <w:rsid w:val="000E3D2E"/>
    <w:rsid w:val="000E3E15"/>
    <w:rsid w:val="000E4EB9"/>
    <w:rsid w:val="000E53EF"/>
    <w:rsid w:val="000E672B"/>
    <w:rsid w:val="000E7A7F"/>
    <w:rsid w:val="000F10FC"/>
    <w:rsid w:val="000F1247"/>
    <w:rsid w:val="000F34E9"/>
    <w:rsid w:val="000F3A35"/>
    <w:rsid w:val="000F41F0"/>
    <w:rsid w:val="000F4396"/>
    <w:rsid w:val="000F448B"/>
    <w:rsid w:val="000F540B"/>
    <w:rsid w:val="000F7CC7"/>
    <w:rsid w:val="00102029"/>
    <w:rsid w:val="00104351"/>
    <w:rsid w:val="00106935"/>
    <w:rsid w:val="00107302"/>
    <w:rsid w:val="0010798B"/>
    <w:rsid w:val="00110D24"/>
    <w:rsid w:val="001117BF"/>
    <w:rsid w:val="00111AA3"/>
    <w:rsid w:val="00112C21"/>
    <w:rsid w:val="00115FC4"/>
    <w:rsid w:val="0011710E"/>
    <w:rsid w:val="00120606"/>
    <w:rsid w:val="001214A5"/>
    <w:rsid w:val="00121AE3"/>
    <w:rsid w:val="00121EDD"/>
    <w:rsid w:val="00122A5F"/>
    <w:rsid w:val="0012525E"/>
    <w:rsid w:val="0012751C"/>
    <w:rsid w:val="00130DC0"/>
    <w:rsid w:val="00131273"/>
    <w:rsid w:val="00132D8A"/>
    <w:rsid w:val="00134739"/>
    <w:rsid w:val="00135D29"/>
    <w:rsid w:val="001371C7"/>
    <w:rsid w:val="00140755"/>
    <w:rsid w:val="001407EE"/>
    <w:rsid w:val="00141FF1"/>
    <w:rsid w:val="00142583"/>
    <w:rsid w:val="00142E83"/>
    <w:rsid w:val="0014312D"/>
    <w:rsid w:val="00143E50"/>
    <w:rsid w:val="0015003D"/>
    <w:rsid w:val="00150123"/>
    <w:rsid w:val="00151596"/>
    <w:rsid w:val="001519DA"/>
    <w:rsid w:val="00152585"/>
    <w:rsid w:val="00152674"/>
    <w:rsid w:val="00152B99"/>
    <w:rsid w:val="00153875"/>
    <w:rsid w:val="00155D73"/>
    <w:rsid w:val="00156540"/>
    <w:rsid w:val="001569F4"/>
    <w:rsid w:val="00157F8C"/>
    <w:rsid w:val="0016042E"/>
    <w:rsid w:val="0016065E"/>
    <w:rsid w:val="00161B8A"/>
    <w:rsid w:val="00162989"/>
    <w:rsid w:val="00163047"/>
    <w:rsid w:val="0016328A"/>
    <w:rsid w:val="001635FE"/>
    <w:rsid w:val="001638F6"/>
    <w:rsid w:val="001658D7"/>
    <w:rsid w:val="00165AF8"/>
    <w:rsid w:val="00167281"/>
    <w:rsid w:val="00167932"/>
    <w:rsid w:val="001724DC"/>
    <w:rsid w:val="0017375F"/>
    <w:rsid w:val="00174CFE"/>
    <w:rsid w:val="001769D5"/>
    <w:rsid w:val="00176BEC"/>
    <w:rsid w:val="00180170"/>
    <w:rsid w:val="00180376"/>
    <w:rsid w:val="00180C1B"/>
    <w:rsid w:val="0018122C"/>
    <w:rsid w:val="0018209C"/>
    <w:rsid w:val="0018461B"/>
    <w:rsid w:val="00184E18"/>
    <w:rsid w:val="0018625D"/>
    <w:rsid w:val="0018646E"/>
    <w:rsid w:val="00187696"/>
    <w:rsid w:val="001909EE"/>
    <w:rsid w:val="0019196C"/>
    <w:rsid w:val="00191D61"/>
    <w:rsid w:val="00191F20"/>
    <w:rsid w:val="001931E1"/>
    <w:rsid w:val="00194E48"/>
    <w:rsid w:val="00195581"/>
    <w:rsid w:val="001958E3"/>
    <w:rsid w:val="001A1DA6"/>
    <w:rsid w:val="001A26A6"/>
    <w:rsid w:val="001A3A58"/>
    <w:rsid w:val="001A4A77"/>
    <w:rsid w:val="001A52FE"/>
    <w:rsid w:val="001A6454"/>
    <w:rsid w:val="001A7E20"/>
    <w:rsid w:val="001B1A30"/>
    <w:rsid w:val="001B2909"/>
    <w:rsid w:val="001B394A"/>
    <w:rsid w:val="001B48A4"/>
    <w:rsid w:val="001B5394"/>
    <w:rsid w:val="001B60E7"/>
    <w:rsid w:val="001B73D3"/>
    <w:rsid w:val="001C0CF3"/>
    <w:rsid w:val="001C1040"/>
    <w:rsid w:val="001C1F2C"/>
    <w:rsid w:val="001C23D2"/>
    <w:rsid w:val="001C2D2B"/>
    <w:rsid w:val="001D18A1"/>
    <w:rsid w:val="001D1BD1"/>
    <w:rsid w:val="001D1BD7"/>
    <w:rsid w:val="001D35E7"/>
    <w:rsid w:val="001D3E4B"/>
    <w:rsid w:val="001D41DB"/>
    <w:rsid w:val="001D559E"/>
    <w:rsid w:val="001D77CA"/>
    <w:rsid w:val="001E00EC"/>
    <w:rsid w:val="001E0A00"/>
    <w:rsid w:val="001E1176"/>
    <w:rsid w:val="001E24B8"/>
    <w:rsid w:val="001E4463"/>
    <w:rsid w:val="001E4ACF"/>
    <w:rsid w:val="001E4C23"/>
    <w:rsid w:val="001E51CB"/>
    <w:rsid w:val="001E5589"/>
    <w:rsid w:val="001E6272"/>
    <w:rsid w:val="001E647D"/>
    <w:rsid w:val="001E651B"/>
    <w:rsid w:val="001E6D62"/>
    <w:rsid w:val="001F0B12"/>
    <w:rsid w:val="001F12B8"/>
    <w:rsid w:val="001F3D38"/>
    <w:rsid w:val="001F3F3C"/>
    <w:rsid w:val="001F5C07"/>
    <w:rsid w:val="001F60D2"/>
    <w:rsid w:val="0020048E"/>
    <w:rsid w:val="00200790"/>
    <w:rsid w:val="0020352C"/>
    <w:rsid w:val="0020365E"/>
    <w:rsid w:val="0020383D"/>
    <w:rsid w:val="002049C6"/>
    <w:rsid w:val="00205BBE"/>
    <w:rsid w:val="0020711F"/>
    <w:rsid w:val="00207D86"/>
    <w:rsid w:val="00210D77"/>
    <w:rsid w:val="00211876"/>
    <w:rsid w:val="00211F9D"/>
    <w:rsid w:val="002125F1"/>
    <w:rsid w:val="00214C2D"/>
    <w:rsid w:val="0021522E"/>
    <w:rsid w:val="002161A4"/>
    <w:rsid w:val="00220803"/>
    <w:rsid w:val="00221392"/>
    <w:rsid w:val="002214E4"/>
    <w:rsid w:val="00221E75"/>
    <w:rsid w:val="00222800"/>
    <w:rsid w:val="00224F75"/>
    <w:rsid w:val="002251EB"/>
    <w:rsid w:val="002259AC"/>
    <w:rsid w:val="002266FD"/>
    <w:rsid w:val="00226D92"/>
    <w:rsid w:val="00230BC2"/>
    <w:rsid w:val="00230C53"/>
    <w:rsid w:val="0023306A"/>
    <w:rsid w:val="00233D8A"/>
    <w:rsid w:val="0023449F"/>
    <w:rsid w:val="00237A96"/>
    <w:rsid w:val="00237C1C"/>
    <w:rsid w:val="00241D9C"/>
    <w:rsid w:val="00243605"/>
    <w:rsid w:val="00243701"/>
    <w:rsid w:val="0024586D"/>
    <w:rsid w:val="002465A0"/>
    <w:rsid w:val="002467F0"/>
    <w:rsid w:val="002478E0"/>
    <w:rsid w:val="00247AB9"/>
    <w:rsid w:val="00250731"/>
    <w:rsid w:val="00251265"/>
    <w:rsid w:val="00253482"/>
    <w:rsid w:val="002537A6"/>
    <w:rsid w:val="00255A2A"/>
    <w:rsid w:val="00255C35"/>
    <w:rsid w:val="00256F25"/>
    <w:rsid w:val="00257252"/>
    <w:rsid w:val="002575A9"/>
    <w:rsid w:val="0026218B"/>
    <w:rsid w:val="002628E3"/>
    <w:rsid w:val="00264A81"/>
    <w:rsid w:val="00265C60"/>
    <w:rsid w:val="002660C9"/>
    <w:rsid w:val="00266ED5"/>
    <w:rsid w:val="00270160"/>
    <w:rsid w:val="00271A81"/>
    <w:rsid w:val="00271EC7"/>
    <w:rsid w:val="00272284"/>
    <w:rsid w:val="0027259A"/>
    <w:rsid w:val="002739A3"/>
    <w:rsid w:val="00273A74"/>
    <w:rsid w:val="00274EEE"/>
    <w:rsid w:val="00276435"/>
    <w:rsid w:val="002773AD"/>
    <w:rsid w:val="00277F3D"/>
    <w:rsid w:val="00280C25"/>
    <w:rsid w:val="002823F8"/>
    <w:rsid w:val="002835FD"/>
    <w:rsid w:val="002841DE"/>
    <w:rsid w:val="00285DC5"/>
    <w:rsid w:val="00287175"/>
    <w:rsid w:val="00291066"/>
    <w:rsid w:val="00291589"/>
    <w:rsid w:val="00291795"/>
    <w:rsid w:val="00292A13"/>
    <w:rsid w:val="00292F73"/>
    <w:rsid w:val="00293EB9"/>
    <w:rsid w:val="002955AA"/>
    <w:rsid w:val="00297A78"/>
    <w:rsid w:val="002A0631"/>
    <w:rsid w:val="002A2C5D"/>
    <w:rsid w:val="002A43DC"/>
    <w:rsid w:val="002A52DF"/>
    <w:rsid w:val="002A5491"/>
    <w:rsid w:val="002B0EB9"/>
    <w:rsid w:val="002B1D2D"/>
    <w:rsid w:val="002B2407"/>
    <w:rsid w:val="002B369B"/>
    <w:rsid w:val="002B5959"/>
    <w:rsid w:val="002C1291"/>
    <w:rsid w:val="002C20E1"/>
    <w:rsid w:val="002C2C71"/>
    <w:rsid w:val="002C4254"/>
    <w:rsid w:val="002C480C"/>
    <w:rsid w:val="002C4C00"/>
    <w:rsid w:val="002C4D97"/>
    <w:rsid w:val="002D19A6"/>
    <w:rsid w:val="002D1BCD"/>
    <w:rsid w:val="002D57E2"/>
    <w:rsid w:val="002D58F4"/>
    <w:rsid w:val="002D5F6A"/>
    <w:rsid w:val="002E0815"/>
    <w:rsid w:val="002E0CE5"/>
    <w:rsid w:val="002E1712"/>
    <w:rsid w:val="002E24B5"/>
    <w:rsid w:val="002E3856"/>
    <w:rsid w:val="002E3FEE"/>
    <w:rsid w:val="002E4DFA"/>
    <w:rsid w:val="002E5719"/>
    <w:rsid w:val="002E6498"/>
    <w:rsid w:val="002F0AFE"/>
    <w:rsid w:val="002F169D"/>
    <w:rsid w:val="002F185A"/>
    <w:rsid w:val="002F361C"/>
    <w:rsid w:val="002F3BE6"/>
    <w:rsid w:val="002F4EF6"/>
    <w:rsid w:val="002F5685"/>
    <w:rsid w:val="002F695B"/>
    <w:rsid w:val="002F7B2C"/>
    <w:rsid w:val="002F7E1A"/>
    <w:rsid w:val="00300BD4"/>
    <w:rsid w:val="003019CA"/>
    <w:rsid w:val="003024E1"/>
    <w:rsid w:val="003028FF"/>
    <w:rsid w:val="003039C8"/>
    <w:rsid w:val="00305FE6"/>
    <w:rsid w:val="00306E67"/>
    <w:rsid w:val="0031147D"/>
    <w:rsid w:val="00312294"/>
    <w:rsid w:val="0031255B"/>
    <w:rsid w:val="00312AED"/>
    <w:rsid w:val="00315222"/>
    <w:rsid w:val="00315771"/>
    <w:rsid w:val="003158E0"/>
    <w:rsid w:val="00315B00"/>
    <w:rsid w:val="003164FD"/>
    <w:rsid w:val="003229E8"/>
    <w:rsid w:val="0032328C"/>
    <w:rsid w:val="00326283"/>
    <w:rsid w:val="0032794E"/>
    <w:rsid w:val="00330C0A"/>
    <w:rsid w:val="0033360B"/>
    <w:rsid w:val="00333B7D"/>
    <w:rsid w:val="0033460C"/>
    <w:rsid w:val="00334F58"/>
    <w:rsid w:val="00335009"/>
    <w:rsid w:val="0033504F"/>
    <w:rsid w:val="00335F29"/>
    <w:rsid w:val="0033676B"/>
    <w:rsid w:val="003407C8"/>
    <w:rsid w:val="003407F8"/>
    <w:rsid w:val="00343821"/>
    <w:rsid w:val="0034735D"/>
    <w:rsid w:val="00347C4B"/>
    <w:rsid w:val="00352DEB"/>
    <w:rsid w:val="00353802"/>
    <w:rsid w:val="00354636"/>
    <w:rsid w:val="00357407"/>
    <w:rsid w:val="00357F8B"/>
    <w:rsid w:val="00360CF0"/>
    <w:rsid w:val="00362ED8"/>
    <w:rsid w:val="00363A73"/>
    <w:rsid w:val="0036443D"/>
    <w:rsid w:val="00366C5A"/>
    <w:rsid w:val="00366C6A"/>
    <w:rsid w:val="003702C6"/>
    <w:rsid w:val="00371965"/>
    <w:rsid w:val="003743E5"/>
    <w:rsid w:val="00374C0A"/>
    <w:rsid w:val="00374CC6"/>
    <w:rsid w:val="00374FE1"/>
    <w:rsid w:val="003759D1"/>
    <w:rsid w:val="00375AE3"/>
    <w:rsid w:val="00375CB9"/>
    <w:rsid w:val="00377212"/>
    <w:rsid w:val="0038203B"/>
    <w:rsid w:val="00383567"/>
    <w:rsid w:val="00383A2D"/>
    <w:rsid w:val="003845B1"/>
    <w:rsid w:val="003846FE"/>
    <w:rsid w:val="003850A7"/>
    <w:rsid w:val="003879F4"/>
    <w:rsid w:val="0039109F"/>
    <w:rsid w:val="003928A5"/>
    <w:rsid w:val="00394F96"/>
    <w:rsid w:val="003977F6"/>
    <w:rsid w:val="003A06E5"/>
    <w:rsid w:val="003A09D5"/>
    <w:rsid w:val="003A4762"/>
    <w:rsid w:val="003A502C"/>
    <w:rsid w:val="003A5BBF"/>
    <w:rsid w:val="003A5EF0"/>
    <w:rsid w:val="003A7F1C"/>
    <w:rsid w:val="003B0AE1"/>
    <w:rsid w:val="003B10E9"/>
    <w:rsid w:val="003B11C7"/>
    <w:rsid w:val="003B1F4B"/>
    <w:rsid w:val="003B36B9"/>
    <w:rsid w:val="003B3CBB"/>
    <w:rsid w:val="003B442F"/>
    <w:rsid w:val="003B65DF"/>
    <w:rsid w:val="003B7FCE"/>
    <w:rsid w:val="003C0715"/>
    <w:rsid w:val="003C106E"/>
    <w:rsid w:val="003C134D"/>
    <w:rsid w:val="003C2255"/>
    <w:rsid w:val="003C3669"/>
    <w:rsid w:val="003C4E4F"/>
    <w:rsid w:val="003C739D"/>
    <w:rsid w:val="003D008E"/>
    <w:rsid w:val="003D13A0"/>
    <w:rsid w:val="003D60C0"/>
    <w:rsid w:val="003D69B1"/>
    <w:rsid w:val="003D739A"/>
    <w:rsid w:val="003D79A6"/>
    <w:rsid w:val="003D7CC8"/>
    <w:rsid w:val="003E02B4"/>
    <w:rsid w:val="003E164E"/>
    <w:rsid w:val="003E1A24"/>
    <w:rsid w:val="003E2D97"/>
    <w:rsid w:val="003E2E2E"/>
    <w:rsid w:val="003E393D"/>
    <w:rsid w:val="003E40F0"/>
    <w:rsid w:val="003E4F58"/>
    <w:rsid w:val="003E66E9"/>
    <w:rsid w:val="003E6E03"/>
    <w:rsid w:val="003E6EFD"/>
    <w:rsid w:val="003F0B6B"/>
    <w:rsid w:val="003F2327"/>
    <w:rsid w:val="003F3B88"/>
    <w:rsid w:val="003F3B92"/>
    <w:rsid w:val="003F5767"/>
    <w:rsid w:val="003F7326"/>
    <w:rsid w:val="00402D2B"/>
    <w:rsid w:val="0040300C"/>
    <w:rsid w:val="00403590"/>
    <w:rsid w:val="00406943"/>
    <w:rsid w:val="0041321F"/>
    <w:rsid w:val="00413A06"/>
    <w:rsid w:val="00413BF5"/>
    <w:rsid w:val="004150F6"/>
    <w:rsid w:val="00415F9E"/>
    <w:rsid w:val="004162E6"/>
    <w:rsid w:val="00416773"/>
    <w:rsid w:val="00416D76"/>
    <w:rsid w:val="00417993"/>
    <w:rsid w:val="00417A74"/>
    <w:rsid w:val="00420991"/>
    <w:rsid w:val="004215C2"/>
    <w:rsid w:val="00423189"/>
    <w:rsid w:val="00423CD5"/>
    <w:rsid w:val="004241FC"/>
    <w:rsid w:val="00430DED"/>
    <w:rsid w:val="00430FC7"/>
    <w:rsid w:val="00432172"/>
    <w:rsid w:val="00432F35"/>
    <w:rsid w:val="00433566"/>
    <w:rsid w:val="004340AB"/>
    <w:rsid w:val="0043614D"/>
    <w:rsid w:val="00437CF8"/>
    <w:rsid w:val="0044363C"/>
    <w:rsid w:val="004441EE"/>
    <w:rsid w:val="004502D9"/>
    <w:rsid w:val="0045091D"/>
    <w:rsid w:val="0045116C"/>
    <w:rsid w:val="004515AC"/>
    <w:rsid w:val="00453550"/>
    <w:rsid w:val="004559FD"/>
    <w:rsid w:val="004567E3"/>
    <w:rsid w:val="004568AA"/>
    <w:rsid w:val="004571B1"/>
    <w:rsid w:val="0046244B"/>
    <w:rsid w:val="004628FC"/>
    <w:rsid w:val="00463075"/>
    <w:rsid w:val="00463DFF"/>
    <w:rsid w:val="00464224"/>
    <w:rsid w:val="00466477"/>
    <w:rsid w:val="004665C3"/>
    <w:rsid w:val="00466F49"/>
    <w:rsid w:val="00471709"/>
    <w:rsid w:val="0047265C"/>
    <w:rsid w:val="004727B8"/>
    <w:rsid w:val="00472950"/>
    <w:rsid w:val="00472ED7"/>
    <w:rsid w:val="004743D4"/>
    <w:rsid w:val="00474C14"/>
    <w:rsid w:val="0047635A"/>
    <w:rsid w:val="0047648E"/>
    <w:rsid w:val="004810DE"/>
    <w:rsid w:val="00481C04"/>
    <w:rsid w:val="0048248A"/>
    <w:rsid w:val="0048272E"/>
    <w:rsid w:val="00484984"/>
    <w:rsid w:val="004851A4"/>
    <w:rsid w:val="00486592"/>
    <w:rsid w:val="004904EA"/>
    <w:rsid w:val="00490809"/>
    <w:rsid w:val="00492A25"/>
    <w:rsid w:val="00493462"/>
    <w:rsid w:val="0049585E"/>
    <w:rsid w:val="00495AE7"/>
    <w:rsid w:val="00496055"/>
    <w:rsid w:val="004972E1"/>
    <w:rsid w:val="00497AFA"/>
    <w:rsid w:val="004A08DD"/>
    <w:rsid w:val="004A1CF1"/>
    <w:rsid w:val="004A4CA6"/>
    <w:rsid w:val="004A66BB"/>
    <w:rsid w:val="004A6F98"/>
    <w:rsid w:val="004B0C9A"/>
    <w:rsid w:val="004B0F59"/>
    <w:rsid w:val="004B2273"/>
    <w:rsid w:val="004B5849"/>
    <w:rsid w:val="004B64CB"/>
    <w:rsid w:val="004B6B45"/>
    <w:rsid w:val="004C2371"/>
    <w:rsid w:val="004C56DE"/>
    <w:rsid w:val="004C58FC"/>
    <w:rsid w:val="004C6445"/>
    <w:rsid w:val="004D0904"/>
    <w:rsid w:val="004D173E"/>
    <w:rsid w:val="004D4F1D"/>
    <w:rsid w:val="004D7E4F"/>
    <w:rsid w:val="004E02E6"/>
    <w:rsid w:val="004E07CA"/>
    <w:rsid w:val="004E089B"/>
    <w:rsid w:val="004E1487"/>
    <w:rsid w:val="004E1675"/>
    <w:rsid w:val="004E2058"/>
    <w:rsid w:val="004E2895"/>
    <w:rsid w:val="004E332D"/>
    <w:rsid w:val="004E41E9"/>
    <w:rsid w:val="004E43DC"/>
    <w:rsid w:val="004E5376"/>
    <w:rsid w:val="004E60E3"/>
    <w:rsid w:val="004F2519"/>
    <w:rsid w:val="004F3C14"/>
    <w:rsid w:val="004F3ECF"/>
    <w:rsid w:val="004F45C9"/>
    <w:rsid w:val="004F4B0F"/>
    <w:rsid w:val="004F4B37"/>
    <w:rsid w:val="004F4EE8"/>
    <w:rsid w:val="004F68A5"/>
    <w:rsid w:val="004F76C9"/>
    <w:rsid w:val="005019FA"/>
    <w:rsid w:val="0050275B"/>
    <w:rsid w:val="005032AE"/>
    <w:rsid w:val="005033B6"/>
    <w:rsid w:val="00504654"/>
    <w:rsid w:val="00505857"/>
    <w:rsid w:val="00505908"/>
    <w:rsid w:val="005059E0"/>
    <w:rsid w:val="00506F0B"/>
    <w:rsid w:val="0050780B"/>
    <w:rsid w:val="00510817"/>
    <w:rsid w:val="0051100E"/>
    <w:rsid w:val="00512A41"/>
    <w:rsid w:val="00512F6A"/>
    <w:rsid w:val="00514055"/>
    <w:rsid w:val="00515C54"/>
    <w:rsid w:val="005163BA"/>
    <w:rsid w:val="005167DF"/>
    <w:rsid w:val="005172A4"/>
    <w:rsid w:val="00520B22"/>
    <w:rsid w:val="00521034"/>
    <w:rsid w:val="00521239"/>
    <w:rsid w:val="0052203B"/>
    <w:rsid w:val="0052207F"/>
    <w:rsid w:val="00522A4C"/>
    <w:rsid w:val="0052493D"/>
    <w:rsid w:val="00524EC8"/>
    <w:rsid w:val="005256F1"/>
    <w:rsid w:val="00525F26"/>
    <w:rsid w:val="0052798E"/>
    <w:rsid w:val="00530951"/>
    <w:rsid w:val="00530D6A"/>
    <w:rsid w:val="00530DEA"/>
    <w:rsid w:val="00531942"/>
    <w:rsid w:val="00532712"/>
    <w:rsid w:val="00533613"/>
    <w:rsid w:val="00536105"/>
    <w:rsid w:val="005369C1"/>
    <w:rsid w:val="00537FB2"/>
    <w:rsid w:val="00541B00"/>
    <w:rsid w:val="00542FBD"/>
    <w:rsid w:val="005435ED"/>
    <w:rsid w:val="00544B60"/>
    <w:rsid w:val="00544F44"/>
    <w:rsid w:val="00550EC8"/>
    <w:rsid w:val="00553AEA"/>
    <w:rsid w:val="00554D2C"/>
    <w:rsid w:val="00554D90"/>
    <w:rsid w:val="00555505"/>
    <w:rsid w:val="00555E25"/>
    <w:rsid w:val="005565B7"/>
    <w:rsid w:val="00557E27"/>
    <w:rsid w:val="0056362A"/>
    <w:rsid w:val="00563FEA"/>
    <w:rsid w:val="00564E37"/>
    <w:rsid w:val="00565B86"/>
    <w:rsid w:val="00566041"/>
    <w:rsid w:val="005704B5"/>
    <w:rsid w:val="00570E73"/>
    <w:rsid w:val="005712AA"/>
    <w:rsid w:val="00571911"/>
    <w:rsid w:val="005745A0"/>
    <w:rsid w:val="005751E7"/>
    <w:rsid w:val="005768B5"/>
    <w:rsid w:val="0057763F"/>
    <w:rsid w:val="00581985"/>
    <w:rsid w:val="00581BD6"/>
    <w:rsid w:val="00582787"/>
    <w:rsid w:val="00582A23"/>
    <w:rsid w:val="00582D80"/>
    <w:rsid w:val="005857DC"/>
    <w:rsid w:val="005859E4"/>
    <w:rsid w:val="00586D2A"/>
    <w:rsid w:val="00590C34"/>
    <w:rsid w:val="005929C5"/>
    <w:rsid w:val="005949CB"/>
    <w:rsid w:val="00596C1E"/>
    <w:rsid w:val="005A235A"/>
    <w:rsid w:val="005A3FDF"/>
    <w:rsid w:val="005A5572"/>
    <w:rsid w:val="005A5C81"/>
    <w:rsid w:val="005A64AA"/>
    <w:rsid w:val="005A78F5"/>
    <w:rsid w:val="005A7921"/>
    <w:rsid w:val="005B1602"/>
    <w:rsid w:val="005B1D6B"/>
    <w:rsid w:val="005B3ACE"/>
    <w:rsid w:val="005B3D9F"/>
    <w:rsid w:val="005B54E4"/>
    <w:rsid w:val="005C0012"/>
    <w:rsid w:val="005C028B"/>
    <w:rsid w:val="005C09CF"/>
    <w:rsid w:val="005C1BB6"/>
    <w:rsid w:val="005C2E77"/>
    <w:rsid w:val="005C392A"/>
    <w:rsid w:val="005C475C"/>
    <w:rsid w:val="005C7A8A"/>
    <w:rsid w:val="005C7B49"/>
    <w:rsid w:val="005D32BC"/>
    <w:rsid w:val="005D3897"/>
    <w:rsid w:val="005D45FC"/>
    <w:rsid w:val="005D58B0"/>
    <w:rsid w:val="005D615B"/>
    <w:rsid w:val="005D6C69"/>
    <w:rsid w:val="005E0688"/>
    <w:rsid w:val="005E0999"/>
    <w:rsid w:val="005E09A7"/>
    <w:rsid w:val="005E0BB6"/>
    <w:rsid w:val="005E0DAF"/>
    <w:rsid w:val="005E0F89"/>
    <w:rsid w:val="005E1C6E"/>
    <w:rsid w:val="005E4A0B"/>
    <w:rsid w:val="005E4AA2"/>
    <w:rsid w:val="005E6753"/>
    <w:rsid w:val="005E6AC6"/>
    <w:rsid w:val="005E6CEA"/>
    <w:rsid w:val="005E7AF2"/>
    <w:rsid w:val="005F247B"/>
    <w:rsid w:val="005F3B61"/>
    <w:rsid w:val="005F6DD5"/>
    <w:rsid w:val="005F713B"/>
    <w:rsid w:val="00600102"/>
    <w:rsid w:val="00600602"/>
    <w:rsid w:val="0060113B"/>
    <w:rsid w:val="0060123A"/>
    <w:rsid w:val="00602C34"/>
    <w:rsid w:val="00603080"/>
    <w:rsid w:val="00610C40"/>
    <w:rsid w:val="00611537"/>
    <w:rsid w:val="00612065"/>
    <w:rsid w:val="00612504"/>
    <w:rsid w:val="00612673"/>
    <w:rsid w:val="0061269A"/>
    <w:rsid w:val="006129A5"/>
    <w:rsid w:val="006142B8"/>
    <w:rsid w:val="00615002"/>
    <w:rsid w:val="0061539B"/>
    <w:rsid w:val="00615B29"/>
    <w:rsid w:val="006174FD"/>
    <w:rsid w:val="006219AD"/>
    <w:rsid w:val="006250BE"/>
    <w:rsid w:val="00626264"/>
    <w:rsid w:val="0063039B"/>
    <w:rsid w:val="006317C8"/>
    <w:rsid w:val="00632723"/>
    <w:rsid w:val="00632815"/>
    <w:rsid w:val="006329A7"/>
    <w:rsid w:val="00633E92"/>
    <w:rsid w:val="00635088"/>
    <w:rsid w:val="006363F9"/>
    <w:rsid w:val="00636A3F"/>
    <w:rsid w:val="00637E00"/>
    <w:rsid w:val="00640164"/>
    <w:rsid w:val="006408B2"/>
    <w:rsid w:val="00642D7A"/>
    <w:rsid w:val="006442F9"/>
    <w:rsid w:val="00644D36"/>
    <w:rsid w:val="00645386"/>
    <w:rsid w:val="00645516"/>
    <w:rsid w:val="006455ED"/>
    <w:rsid w:val="006459C5"/>
    <w:rsid w:val="00646818"/>
    <w:rsid w:val="00647FC6"/>
    <w:rsid w:val="00650D63"/>
    <w:rsid w:val="00650DF4"/>
    <w:rsid w:val="0065117D"/>
    <w:rsid w:val="00651DAC"/>
    <w:rsid w:val="00652FF4"/>
    <w:rsid w:val="00655CD0"/>
    <w:rsid w:val="00661091"/>
    <w:rsid w:val="0066251F"/>
    <w:rsid w:val="00663C95"/>
    <w:rsid w:val="00663E36"/>
    <w:rsid w:val="00663FC6"/>
    <w:rsid w:val="006640F9"/>
    <w:rsid w:val="00664A4C"/>
    <w:rsid w:val="00666146"/>
    <w:rsid w:val="00666563"/>
    <w:rsid w:val="006676D2"/>
    <w:rsid w:val="00667D20"/>
    <w:rsid w:val="00670DE9"/>
    <w:rsid w:val="00671107"/>
    <w:rsid w:val="006715B5"/>
    <w:rsid w:val="0067224D"/>
    <w:rsid w:val="00672612"/>
    <w:rsid w:val="00672ED1"/>
    <w:rsid w:val="00673D95"/>
    <w:rsid w:val="00675107"/>
    <w:rsid w:val="00676D1A"/>
    <w:rsid w:val="00677E83"/>
    <w:rsid w:val="00680275"/>
    <w:rsid w:val="00680747"/>
    <w:rsid w:val="006817A2"/>
    <w:rsid w:val="0068375C"/>
    <w:rsid w:val="0068380F"/>
    <w:rsid w:val="00686172"/>
    <w:rsid w:val="0068650B"/>
    <w:rsid w:val="0069285D"/>
    <w:rsid w:val="00693463"/>
    <w:rsid w:val="00693634"/>
    <w:rsid w:val="00693B38"/>
    <w:rsid w:val="006961A9"/>
    <w:rsid w:val="006967C3"/>
    <w:rsid w:val="006A0E53"/>
    <w:rsid w:val="006A0FD8"/>
    <w:rsid w:val="006A2614"/>
    <w:rsid w:val="006A7008"/>
    <w:rsid w:val="006B112E"/>
    <w:rsid w:val="006B1DD0"/>
    <w:rsid w:val="006B3BEE"/>
    <w:rsid w:val="006B53AA"/>
    <w:rsid w:val="006C07E7"/>
    <w:rsid w:val="006C3A1A"/>
    <w:rsid w:val="006C5B9D"/>
    <w:rsid w:val="006C6EE3"/>
    <w:rsid w:val="006C794D"/>
    <w:rsid w:val="006D01FB"/>
    <w:rsid w:val="006D055D"/>
    <w:rsid w:val="006D0BFE"/>
    <w:rsid w:val="006D2714"/>
    <w:rsid w:val="006D4341"/>
    <w:rsid w:val="006D6B0A"/>
    <w:rsid w:val="006E1AB9"/>
    <w:rsid w:val="006E2F01"/>
    <w:rsid w:val="006E4E91"/>
    <w:rsid w:val="006E5440"/>
    <w:rsid w:val="006E618D"/>
    <w:rsid w:val="006E6223"/>
    <w:rsid w:val="006E7170"/>
    <w:rsid w:val="006E71F0"/>
    <w:rsid w:val="006E7587"/>
    <w:rsid w:val="006E7C6C"/>
    <w:rsid w:val="006F23D5"/>
    <w:rsid w:val="006F2525"/>
    <w:rsid w:val="006F272C"/>
    <w:rsid w:val="006F4614"/>
    <w:rsid w:val="006F4EF5"/>
    <w:rsid w:val="0070059A"/>
    <w:rsid w:val="0070669C"/>
    <w:rsid w:val="007076D0"/>
    <w:rsid w:val="007101C3"/>
    <w:rsid w:val="00710599"/>
    <w:rsid w:val="0071121D"/>
    <w:rsid w:val="007136EE"/>
    <w:rsid w:val="00714A57"/>
    <w:rsid w:val="00715E1F"/>
    <w:rsid w:val="00715E2D"/>
    <w:rsid w:val="00716AA9"/>
    <w:rsid w:val="00716F1C"/>
    <w:rsid w:val="007173D8"/>
    <w:rsid w:val="0072036F"/>
    <w:rsid w:val="00720C5E"/>
    <w:rsid w:val="0072123D"/>
    <w:rsid w:val="0072191F"/>
    <w:rsid w:val="0072319B"/>
    <w:rsid w:val="00723F25"/>
    <w:rsid w:val="00724453"/>
    <w:rsid w:val="00726FDE"/>
    <w:rsid w:val="007274A1"/>
    <w:rsid w:val="00727CB5"/>
    <w:rsid w:val="0073018F"/>
    <w:rsid w:val="00731472"/>
    <w:rsid w:val="007340D6"/>
    <w:rsid w:val="0073555F"/>
    <w:rsid w:val="00736354"/>
    <w:rsid w:val="007416AE"/>
    <w:rsid w:val="0074278A"/>
    <w:rsid w:val="00743E40"/>
    <w:rsid w:val="007457E4"/>
    <w:rsid w:val="00745A7F"/>
    <w:rsid w:val="00747F46"/>
    <w:rsid w:val="00750D47"/>
    <w:rsid w:val="007519E7"/>
    <w:rsid w:val="007532B7"/>
    <w:rsid w:val="00753671"/>
    <w:rsid w:val="00754AA6"/>
    <w:rsid w:val="00756E00"/>
    <w:rsid w:val="00760C89"/>
    <w:rsid w:val="0076277D"/>
    <w:rsid w:val="00762943"/>
    <w:rsid w:val="00762B64"/>
    <w:rsid w:val="007634FE"/>
    <w:rsid w:val="007645C1"/>
    <w:rsid w:val="00766388"/>
    <w:rsid w:val="00766395"/>
    <w:rsid w:val="00766D2E"/>
    <w:rsid w:val="00767B19"/>
    <w:rsid w:val="00770056"/>
    <w:rsid w:val="00770A23"/>
    <w:rsid w:val="007715AF"/>
    <w:rsid w:val="00771F64"/>
    <w:rsid w:val="00773E74"/>
    <w:rsid w:val="007752E2"/>
    <w:rsid w:val="007757B6"/>
    <w:rsid w:val="007772B5"/>
    <w:rsid w:val="00781DB1"/>
    <w:rsid w:val="00782F42"/>
    <w:rsid w:val="00782FE0"/>
    <w:rsid w:val="00784DFB"/>
    <w:rsid w:val="00785E70"/>
    <w:rsid w:val="00786EF5"/>
    <w:rsid w:val="00791A99"/>
    <w:rsid w:val="007923A2"/>
    <w:rsid w:val="00792916"/>
    <w:rsid w:val="00793A18"/>
    <w:rsid w:val="00793A64"/>
    <w:rsid w:val="00794054"/>
    <w:rsid w:val="00797DE4"/>
    <w:rsid w:val="007A089E"/>
    <w:rsid w:val="007A3201"/>
    <w:rsid w:val="007A34E9"/>
    <w:rsid w:val="007A45DD"/>
    <w:rsid w:val="007A6CDB"/>
    <w:rsid w:val="007A7065"/>
    <w:rsid w:val="007B06DF"/>
    <w:rsid w:val="007B085E"/>
    <w:rsid w:val="007B10C5"/>
    <w:rsid w:val="007B145B"/>
    <w:rsid w:val="007B44FF"/>
    <w:rsid w:val="007B4A23"/>
    <w:rsid w:val="007B522C"/>
    <w:rsid w:val="007B6B79"/>
    <w:rsid w:val="007C2B05"/>
    <w:rsid w:val="007C3B4A"/>
    <w:rsid w:val="007C42F3"/>
    <w:rsid w:val="007C47B8"/>
    <w:rsid w:val="007C4AD5"/>
    <w:rsid w:val="007C6025"/>
    <w:rsid w:val="007C6894"/>
    <w:rsid w:val="007C731A"/>
    <w:rsid w:val="007D3E58"/>
    <w:rsid w:val="007D6246"/>
    <w:rsid w:val="007D645B"/>
    <w:rsid w:val="007D6EC6"/>
    <w:rsid w:val="007D769E"/>
    <w:rsid w:val="007E1477"/>
    <w:rsid w:val="007E2912"/>
    <w:rsid w:val="007E2C81"/>
    <w:rsid w:val="007E2E49"/>
    <w:rsid w:val="007E444B"/>
    <w:rsid w:val="007E5854"/>
    <w:rsid w:val="007F13B0"/>
    <w:rsid w:val="007F2CA4"/>
    <w:rsid w:val="007F2DA5"/>
    <w:rsid w:val="007F7C46"/>
    <w:rsid w:val="00802956"/>
    <w:rsid w:val="00802A6C"/>
    <w:rsid w:val="008034CA"/>
    <w:rsid w:val="00803A26"/>
    <w:rsid w:val="00803A49"/>
    <w:rsid w:val="00803DED"/>
    <w:rsid w:val="008054AB"/>
    <w:rsid w:val="008073B1"/>
    <w:rsid w:val="0080757E"/>
    <w:rsid w:val="008076FB"/>
    <w:rsid w:val="00814336"/>
    <w:rsid w:val="00814386"/>
    <w:rsid w:val="008169BB"/>
    <w:rsid w:val="00820D7C"/>
    <w:rsid w:val="00822CE9"/>
    <w:rsid w:val="0082302B"/>
    <w:rsid w:val="0082415A"/>
    <w:rsid w:val="0082484E"/>
    <w:rsid w:val="00824E0E"/>
    <w:rsid w:val="008252B2"/>
    <w:rsid w:val="008252F2"/>
    <w:rsid w:val="00826D28"/>
    <w:rsid w:val="00831BD1"/>
    <w:rsid w:val="00832F84"/>
    <w:rsid w:val="00833DDD"/>
    <w:rsid w:val="008348C5"/>
    <w:rsid w:val="00834EC9"/>
    <w:rsid w:val="00835F7C"/>
    <w:rsid w:val="00837382"/>
    <w:rsid w:val="00837F0D"/>
    <w:rsid w:val="008421D8"/>
    <w:rsid w:val="008423A1"/>
    <w:rsid w:val="0084409C"/>
    <w:rsid w:val="00844226"/>
    <w:rsid w:val="0084779E"/>
    <w:rsid w:val="00847C98"/>
    <w:rsid w:val="00847E44"/>
    <w:rsid w:val="00854788"/>
    <w:rsid w:val="00854C01"/>
    <w:rsid w:val="00855B6B"/>
    <w:rsid w:val="008563FD"/>
    <w:rsid w:val="008567E0"/>
    <w:rsid w:val="00857223"/>
    <w:rsid w:val="008605DA"/>
    <w:rsid w:val="008610F1"/>
    <w:rsid w:val="00861DD4"/>
    <w:rsid w:val="00863172"/>
    <w:rsid w:val="0086402B"/>
    <w:rsid w:val="00865D98"/>
    <w:rsid w:val="00867CB6"/>
    <w:rsid w:val="00873609"/>
    <w:rsid w:val="0087366A"/>
    <w:rsid w:val="00874CF7"/>
    <w:rsid w:val="008750F5"/>
    <w:rsid w:val="00875C05"/>
    <w:rsid w:val="00880F7A"/>
    <w:rsid w:val="00882193"/>
    <w:rsid w:val="00882AE3"/>
    <w:rsid w:val="00882C7D"/>
    <w:rsid w:val="00884926"/>
    <w:rsid w:val="00884A07"/>
    <w:rsid w:val="008865AA"/>
    <w:rsid w:val="008878AB"/>
    <w:rsid w:val="00887E57"/>
    <w:rsid w:val="008936EF"/>
    <w:rsid w:val="00894F20"/>
    <w:rsid w:val="0089723B"/>
    <w:rsid w:val="00897540"/>
    <w:rsid w:val="00897E74"/>
    <w:rsid w:val="008A2FBD"/>
    <w:rsid w:val="008A4AF9"/>
    <w:rsid w:val="008A645D"/>
    <w:rsid w:val="008A6FC5"/>
    <w:rsid w:val="008B2154"/>
    <w:rsid w:val="008B2E6C"/>
    <w:rsid w:val="008B2F82"/>
    <w:rsid w:val="008B4128"/>
    <w:rsid w:val="008B6856"/>
    <w:rsid w:val="008B71E5"/>
    <w:rsid w:val="008B7465"/>
    <w:rsid w:val="008B76A3"/>
    <w:rsid w:val="008C1386"/>
    <w:rsid w:val="008C26B5"/>
    <w:rsid w:val="008C3339"/>
    <w:rsid w:val="008C3B27"/>
    <w:rsid w:val="008C3DB6"/>
    <w:rsid w:val="008C3EE8"/>
    <w:rsid w:val="008C4015"/>
    <w:rsid w:val="008C43E2"/>
    <w:rsid w:val="008C4A73"/>
    <w:rsid w:val="008C4CC7"/>
    <w:rsid w:val="008C51AB"/>
    <w:rsid w:val="008C69AF"/>
    <w:rsid w:val="008C7DBE"/>
    <w:rsid w:val="008D1B96"/>
    <w:rsid w:val="008D2637"/>
    <w:rsid w:val="008D364B"/>
    <w:rsid w:val="008D4345"/>
    <w:rsid w:val="008D4DAB"/>
    <w:rsid w:val="008D557D"/>
    <w:rsid w:val="008D5F23"/>
    <w:rsid w:val="008D6302"/>
    <w:rsid w:val="008D699D"/>
    <w:rsid w:val="008E0B57"/>
    <w:rsid w:val="008E2D31"/>
    <w:rsid w:val="008E2E53"/>
    <w:rsid w:val="008E3DCF"/>
    <w:rsid w:val="008E4D8A"/>
    <w:rsid w:val="008E51E6"/>
    <w:rsid w:val="008E53D2"/>
    <w:rsid w:val="008E552E"/>
    <w:rsid w:val="008E5B74"/>
    <w:rsid w:val="008E722F"/>
    <w:rsid w:val="008F0F2E"/>
    <w:rsid w:val="008F2705"/>
    <w:rsid w:val="008F3843"/>
    <w:rsid w:val="008F5C36"/>
    <w:rsid w:val="008F5D7E"/>
    <w:rsid w:val="008F6A90"/>
    <w:rsid w:val="008F6C0E"/>
    <w:rsid w:val="00900469"/>
    <w:rsid w:val="00900F98"/>
    <w:rsid w:val="00901C53"/>
    <w:rsid w:val="00902152"/>
    <w:rsid w:val="00902D14"/>
    <w:rsid w:val="0090337D"/>
    <w:rsid w:val="0090353A"/>
    <w:rsid w:val="009062EE"/>
    <w:rsid w:val="00906C1A"/>
    <w:rsid w:val="00915420"/>
    <w:rsid w:val="00916BD4"/>
    <w:rsid w:val="00917D64"/>
    <w:rsid w:val="00922370"/>
    <w:rsid w:val="0092547F"/>
    <w:rsid w:val="00926E94"/>
    <w:rsid w:val="0092731B"/>
    <w:rsid w:val="00927E92"/>
    <w:rsid w:val="009311D6"/>
    <w:rsid w:val="00931669"/>
    <w:rsid w:val="00932A0B"/>
    <w:rsid w:val="009352D3"/>
    <w:rsid w:val="00935508"/>
    <w:rsid w:val="00935FEF"/>
    <w:rsid w:val="00940573"/>
    <w:rsid w:val="00942637"/>
    <w:rsid w:val="009429F8"/>
    <w:rsid w:val="00943B55"/>
    <w:rsid w:val="00944BD3"/>
    <w:rsid w:val="009459BE"/>
    <w:rsid w:val="00946075"/>
    <w:rsid w:val="00947091"/>
    <w:rsid w:val="00947412"/>
    <w:rsid w:val="0094781A"/>
    <w:rsid w:val="00952E8A"/>
    <w:rsid w:val="00953745"/>
    <w:rsid w:val="009555B8"/>
    <w:rsid w:val="009564BE"/>
    <w:rsid w:val="00957B6F"/>
    <w:rsid w:val="00961BA7"/>
    <w:rsid w:val="00961E87"/>
    <w:rsid w:val="00962690"/>
    <w:rsid w:val="00962DCB"/>
    <w:rsid w:val="00963584"/>
    <w:rsid w:val="00963670"/>
    <w:rsid w:val="0096406A"/>
    <w:rsid w:val="00964C88"/>
    <w:rsid w:val="00970B5F"/>
    <w:rsid w:val="00970E36"/>
    <w:rsid w:val="009718D5"/>
    <w:rsid w:val="00971D17"/>
    <w:rsid w:val="00972760"/>
    <w:rsid w:val="00972987"/>
    <w:rsid w:val="0097331A"/>
    <w:rsid w:val="00973B66"/>
    <w:rsid w:val="009747D8"/>
    <w:rsid w:val="00974DB9"/>
    <w:rsid w:val="00980532"/>
    <w:rsid w:val="00981337"/>
    <w:rsid w:val="00982AEC"/>
    <w:rsid w:val="0098410B"/>
    <w:rsid w:val="009852EF"/>
    <w:rsid w:val="00987827"/>
    <w:rsid w:val="00987E19"/>
    <w:rsid w:val="0099212B"/>
    <w:rsid w:val="00993150"/>
    <w:rsid w:val="009938B7"/>
    <w:rsid w:val="00993FF4"/>
    <w:rsid w:val="00996F60"/>
    <w:rsid w:val="009A0747"/>
    <w:rsid w:val="009A41C5"/>
    <w:rsid w:val="009A43DF"/>
    <w:rsid w:val="009A4C7C"/>
    <w:rsid w:val="009A6947"/>
    <w:rsid w:val="009B35E6"/>
    <w:rsid w:val="009B37F3"/>
    <w:rsid w:val="009B59AD"/>
    <w:rsid w:val="009B5BEB"/>
    <w:rsid w:val="009B5F3B"/>
    <w:rsid w:val="009C4390"/>
    <w:rsid w:val="009C5143"/>
    <w:rsid w:val="009D4C21"/>
    <w:rsid w:val="009D4C3A"/>
    <w:rsid w:val="009D60A8"/>
    <w:rsid w:val="009E019A"/>
    <w:rsid w:val="009E0245"/>
    <w:rsid w:val="009E0C01"/>
    <w:rsid w:val="009E1417"/>
    <w:rsid w:val="009E171E"/>
    <w:rsid w:val="009E3A3F"/>
    <w:rsid w:val="009E3AD6"/>
    <w:rsid w:val="009E482A"/>
    <w:rsid w:val="009E4C3C"/>
    <w:rsid w:val="009E5080"/>
    <w:rsid w:val="009E521E"/>
    <w:rsid w:val="009E580C"/>
    <w:rsid w:val="009E635A"/>
    <w:rsid w:val="009F1067"/>
    <w:rsid w:val="009F13F5"/>
    <w:rsid w:val="009F22BB"/>
    <w:rsid w:val="009F3A36"/>
    <w:rsid w:val="009F3B74"/>
    <w:rsid w:val="009F55F7"/>
    <w:rsid w:val="009F5EFF"/>
    <w:rsid w:val="009F7494"/>
    <w:rsid w:val="00A0014E"/>
    <w:rsid w:val="00A00A3C"/>
    <w:rsid w:val="00A0146B"/>
    <w:rsid w:val="00A016EB"/>
    <w:rsid w:val="00A10719"/>
    <w:rsid w:val="00A13532"/>
    <w:rsid w:val="00A1394D"/>
    <w:rsid w:val="00A16138"/>
    <w:rsid w:val="00A16F0A"/>
    <w:rsid w:val="00A20F90"/>
    <w:rsid w:val="00A22212"/>
    <w:rsid w:val="00A23223"/>
    <w:rsid w:val="00A236E8"/>
    <w:rsid w:val="00A24C8D"/>
    <w:rsid w:val="00A24F87"/>
    <w:rsid w:val="00A25D69"/>
    <w:rsid w:val="00A25D9C"/>
    <w:rsid w:val="00A263A8"/>
    <w:rsid w:val="00A271FF"/>
    <w:rsid w:val="00A27346"/>
    <w:rsid w:val="00A30475"/>
    <w:rsid w:val="00A3089F"/>
    <w:rsid w:val="00A31547"/>
    <w:rsid w:val="00A31737"/>
    <w:rsid w:val="00A32B34"/>
    <w:rsid w:val="00A32E2C"/>
    <w:rsid w:val="00A3476E"/>
    <w:rsid w:val="00A34C3A"/>
    <w:rsid w:val="00A402A8"/>
    <w:rsid w:val="00A41D27"/>
    <w:rsid w:val="00A42CE1"/>
    <w:rsid w:val="00A43130"/>
    <w:rsid w:val="00A4321D"/>
    <w:rsid w:val="00A45C90"/>
    <w:rsid w:val="00A46985"/>
    <w:rsid w:val="00A50B45"/>
    <w:rsid w:val="00A522BE"/>
    <w:rsid w:val="00A52A26"/>
    <w:rsid w:val="00A5493C"/>
    <w:rsid w:val="00A6117D"/>
    <w:rsid w:val="00A63534"/>
    <w:rsid w:val="00A64A19"/>
    <w:rsid w:val="00A656BC"/>
    <w:rsid w:val="00A66265"/>
    <w:rsid w:val="00A703D6"/>
    <w:rsid w:val="00A71BF5"/>
    <w:rsid w:val="00A7410D"/>
    <w:rsid w:val="00A746B8"/>
    <w:rsid w:val="00A767EE"/>
    <w:rsid w:val="00A76910"/>
    <w:rsid w:val="00A80276"/>
    <w:rsid w:val="00A81A8C"/>
    <w:rsid w:val="00A82008"/>
    <w:rsid w:val="00A82333"/>
    <w:rsid w:val="00A841DE"/>
    <w:rsid w:val="00A84685"/>
    <w:rsid w:val="00A91034"/>
    <w:rsid w:val="00A93602"/>
    <w:rsid w:val="00A94B26"/>
    <w:rsid w:val="00A97763"/>
    <w:rsid w:val="00AA1768"/>
    <w:rsid w:val="00AA1DA2"/>
    <w:rsid w:val="00AA537A"/>
    <w:rsid w:val="00AA642E"/>
    <w:rsid w:val="00AA78CD"/>
    <w:rsid w:val="00AB1FC4"/>
    <w:rsid w:val="00AB2BE3"/>
    <w:rsid w:val="00AB481A"/>
    <w:rsid w:val="00AB6805"/>
    <w:rsid w:val="00AB70B3"/>
    <w:rsid w:val="00AC062E"/>
    <w:rsid w:val="00AC17F4"/>
    <w:rsid w:val="00AC224C"/>
    <w:rsid w:val="00AC2F3D"/>
    <w:rsid w:val="00AC3123"/>
    <w:rsid w:val="00AC37AE"/>
    <w:rsid w:val="00AC4B4F"/>
    <w:rsid w:val="00AC527E"/>
    <w:rsid w:val="00AC7BAA"/>
    <w:rsid w:val="00AD098B"/>
    <w:rsid w:val="00AD0E17"/>
    <w:rsid w:val="00AD2591"/>
    <w:rsid w:val="00AD2DF0"/>
    <w:rsid w:val="00AD3216"/>
    <w:rsid w:val="00AD33E1"/>
    <w:rsid w:val="00AD49BC"/>
    <w:rsid w:val="00AD4AA1"/>
    <w:rsid w:val="00AD5259"/>
    <w:rsid w:val="00AD62D6"/>
    <w:rsid w:val="00AD687A"/>
    <w:rsid w:val="00AD68CE"/>
    <w:rsid w:val="00AD6986"/>
    <w:rsid w:val="00AD6E29"/>
    <w:rsid w:val="00AE00CC"/>
    <w:rsid w:val="00AE1717"/>
    <w:rsid w:val="00AE182C"/>
    <w:rsid w:val="00AE2CAF"/>
    <w:rsid w:val="00AF0A6A"/>
    <w:rsid w:val="00AF0E8F"/>
    <w:rsid w:val="00AF1A0B"/>
    <w:rsid w:val="00AF2593"/>
    <w:rsid w:val="00AF308C"/>
    <w:rsid w:val="00AF458C"/>
    <w:rsid w:val="00AF48BC"/>
    <w:rsid w:val="00AF5A23"/>
    <w:rsid w:val="00AF7B0B"/>
    <w:rsid w:val="00B00F96"/>
    <w:rsid w:val="00B01837"/>
    <w:rsid w:val="00B1087A"/>
    <w:rsid w:val="00B1112D"/>
    <w:rsid w:val="00B11A92"/>
    <w:rsid w:val="00B12436"/>
    <w:rsid w:val="00B1312D"/>
    <w:rsid w:val="00B147B2"/>
    <w:rsid w:val="00B149FC"/>
    <w:rsid w:val="00B16971"/>
    <w:rsid w:val="00B16FCF"/>
    <w:rsid w:val="00B17369"/>
    <w:rsid w:val="00B22E08"/>
    <w:rsid w:val="00B2473D"/>
    <w:rsid w:val="00B24DAD"/>
    <w:rsid w:val="00B25300"/>
    <w:rsid w:val="00B254F3"/>
    <w:rsid w:val="00B2714A"/>
    <w:rsid w:val="00B27231"/>
    <w:rsid w:val="00B2734F"/>
    <w:rsid w:val="00B27C04"/>
    <w:rsid w:val="00B27D0C"/>
    <w:rsid w:val="00B27D30"/>
    <w:rsid w:val="00B31D49"/>
    <w:rsid w:val="00B32630"/>
    <w:rsid w:val="00B3276F"/>
    <w:rsid w:val="00B34324"/>
    <w:rsid w:val="00B3591E"/>
    <w:rsid w:val="00B364A4"/>
    <w:rsid w:val="00B3679C"/>
    <w:rsid w:val="00B37166"/>
    <w:rsid w:val="00B41220"/>
    <w:rsid w:val="00B41DE0"/>
    <w:rsid w:val="00B429C9"/>
    <w:rsid w:val="00B42E3D"/>
    <w:rsid w:val="00B44614"/>
    <w:rsid w:val="00B44A9D"/>
    <w:rsid w:val="00B45527"/>
    <w:rsid w:val="00B4560D"/>
    <w:rsid w:val="00B45DC9"/>
    <w:rsid w:val="00B4664C"/>
    <w:rsid w:val="00B467B3"/>
    <w:rsid w:val="00B47B7E"/>
    <w:rsid w:val="00B506DA"/>
    <w:rsid w:val="00B5073D"/>
    <w:rsid w:val="00B533BA"/>
    <w:rsid w:val="00B5467F"/>
    <w:rsid w:val="00B54E09"/>
    <w:rsid w:val="00B554F0"/>
    <w:rsid w:val="00B603B3"/>
    <w:rsid w:val="00B65096"/>
    <w:rsid w:val="00B65599"/>
    <w:rsid w:val="00B65F52"/>
    <w:rsid w:val="00B66260"/>
    <w:rsid w:val="00B66832"/>
    <w:rsid w:val="00B66C9B"/>
    <w:rsid w:val="00B67EBD"/>
    <w:rsid w:val="00B709DF"/>
    <w:rsid w:val="00B70B85"/>
    <w:rsid w:val="00B71A16"/>
    <w:rsid w:val="00B7206B"/>
    <w:rsid w:val="00B75EA2"/>
    <w:rsid w:val="00B81597"/>
    <w:rsid w:val="00B815F7"/>
    <w:rsid w:val="00B825F0"/>
    <w:rsid w:val="00B82CC8"/>
    <w:rsid w:val="00B85439"/>
    <w:rsid w:val="00B854E5"/>
    <w:rsid w:val="00B85DBD"/>
    <w:rsid w:val="00B85EDD"/>
    <w:rsid w:val="00B86A46"/>
    <w:rsid w:val="00B9039F"/>
    <w:rsid w:val="00B91A68"/>
    <w:rsid w:val="00B925B7"/>
    <w:rsid w:val="00B93031"/>
    <w:rsid w:val="00B93067"/>
    <w:rsid w:val="00B93C4F"/>
    <w:rsid w:val="00B94F24"/>
    <w:rsid w:val="00B96C10"/>
    <w:rsid w:val="00B977E9"/>
    <w:rsid w:val="00B9789C"/>
    <w:rsid w:val="00BA25E1"/>
    <w:rsid w:val="00BA2C8D"/>
    <w:rsid w:val="00BA6409"/>
    <w:rsid w:val="00BA6803"/>
    <w:rsid w:val="00BB19BC"/>
    <w:rsid w:val="00BB2158"/>
    <w:rsid w:val="00BB329E"/>
    <w:rsid w:val="00BB444A"/>
    <w:rsid w:val="00BB466C"/>
    <w:rsid w:val="00BB4C61"/>
    <w:rsid w:val="00BB50BA"/>
    <w:rsid w:val="00BB6397"/>
    <w:rsid w:val="00BB6706"/>
    <w:rsid w:val="00BB6772"/>
    <w:rsid w:val="00BB6AA3"/>
    <w:rsid w:val="00BC0AC9"/>
    <w:rsid w:val="00BC42B8"/>
    <w:rsid w:val="00BC5F18"/>
    <w:rsid w:val="00BD0969"/>
    <w:rsid w:val="00BD294B"/>
    <w:rsid w:val="00BD3BDA"/>
    <w:rsid w:val="00BD63D1"/>
    <w:rsid w:val="00BE275E"/>
    <w:rsid w:val="00BE2884"/>
    <w:rsid w:val="00BE3C48"/>
    <w:rsid w:val="00BE56E5"/>
    <w:rsid w:val="00BE62CC"/>
    <w:rsid w:val="00BE6F53"/>
    <w:rsid w:val="00BF50D0"/>
    <w:rsid w:val="00BF6B9A"/>
    <w:rsid w:val="00BF6E7E"/>
    <w:rsid w:val="00BF723B"/>
    <w:rsid w:val="00C002A5"/>
    <w:rsid w:val="00C00AC7"/>
    <w:rsid w:val="00C02378"/>
    <w:rsid w:val="00C0452B"/>
    <w:rsid w:val="00C05CD5"/>
    <w:rsid w:val="00C07037"/>
    <w:rsid w:val="00C0725B"/>
    <w:rsid w:val="00C0793D"/>
    <w:rsid w:val="00C07C26"/>
    <w:rsid w:val="00C109D3"/>
    <w:rsid w:val="00C10A24"/>
    <w:rsid w:val="00C143DC"/>
    <w:rsid w:val="00C149FA"/>
    <w:rsid w:val="00C17FDD"/>
    <w:rsid w:val="00C20D42"/>
    <w:rsid w:val="00C20F47"/>
    <w:rsid w:val="00C21DB8"/>
    <w:rsid w:val="00C21FFA"/>
    <w:rsid w:val="00C226EB"/>
    <w:rsid w:val="00C22861"/>
    <w:rsid w:val="00C2300F"/>
    <w:rsid w:val="00C275A5"/>
    <w:rsid w:val="00C27F05"/>
    <w:rsid w:val="00C3054E"/>
    <w:rsid w:val="00C336BB"/>
    <w:rsid w:val="00C3592A"/>
    <w:rsid w:val="00C36B3E"/>
    <w:rsid w:val="00C37864"/>
    <w:rsid w:val="00C379C5"/>
    <w:rsid w:val="00C403DF"/>
    <w:rsid w:val="00C41F83"/>
    <w:rsid w:val="00C44427"/>
    <w:rsid w:val="00C46F88"/>
    <w:rsid w:val="00C47338"/>
    <w:rsid w:val="00C520BA"/>
    <w:rsid w:val="00C53E02"/>
    <w:rsid w:val="00C55980"/>
    <w:rsid w:val="00C56714"/>
    <w:rsid w:val="00C60512"/>
    <w:rsid w:val="00C60673"/>
    <w:rsid w:val="00C6141B"/>
    <w:rsid w:val="00C626F1"/>
    <w:rsid w:val="00C62A0A"/>
    <w:rsid w:val="00C64FF3"/>
    <w:rsid w:val="00C65398"/>
    <w:rsid w:val="00C66650"/>
    <w:rsid w:val="00C70F0D"/>
    <w:rsid w:val="00C72D55"/>
    <w:rsid w:val="00C75B7D"/>
    <w:rsid w:val="00C766B9"/>
    <w:rsid w:val="00C767B6"/>
    <w:rsid w:val="00C77217"/>
    <w:rsid w:val="00C80B1B"/>
    <w:rsid w:val="00C81880"/>
    <w:rsid w:val="00C82017"/>
    <w:rsid w:val="00C8330D"/>
    <w:rsid w:val="00C84303"/>
    <w:rsid w:val="00C8563A"/>
    <w:rsid w:val="00C861B3"/>
    <w:rsid w:val="00C90035"/>
    <w:rsid w:val="00C92524"/>
    <w:rsid w:val="00C93F68"/>
    <w:rsid w:val="00C95088"/>
    <w:rsid w:val="00C95832"/>
    <w:rsid w:val="00C96F82"/>
    <w:rsid w:val="00CA2849"/>
    <w:rsid w:val="00CB052B"/>
    <w:rsid w:val="00CB08D5"/>
    <w:rsid w:val="00CB28AC"/>
    <w:rsid w:val="00CB487A"/>
    <w:rsid w:val="00CB48C9"/>
    <w:rsid w:val="00CB499B"/>
    <w:rsid w:val="00CB5416"/>
    <w:rsid w:val="00CB613D"/>
    <w:rsid w:val="00CB67B7"/>
    <w:rsid w:val="00CB6A5B"/>
    <w:rsid w:val="00CC2B92"/>
    <w:rsid w:val="00CC2BBB"/>
    <w:rsid w:val="00CC3359"/>
    <w:rsid w:val="00CC33AA"/>
    <w:rsid w:val="00CD25BF"/>
    <w:rsid w:val="00CD2BC0"/>
    <w:rsid w:val="00CD41D5"/>
    <w:rsid w:val="00CD4BEE"/>
    <w:rsid w:val="00CD6836"/>
    <w:rsid w:val="00CD7254"/>
    <w:rsid w:val="00CE23D0"/>
    <w:rsid w:val="00CE2D0F"/>
    <w:rsid w:val="00CE3D76"/>
    <w:rsid w:val="00CE6AF7"/>
    <w:rsid w:val="00CE7934"/>
    <w:rsid w:val="00CF1ACC"/>
    <w:rsid w:val="00CF1C29"/>
    <w:rsid w:val="00CF2679"/>
    <w:rsid w:val="00CF33D5"/>
    <w:rsid w:val="00CF3475"/>
    <w:rsid w:val="00CF4D1F"/>
    <w:rsid w:val="00D0078E"/>
    <w:rsid w:val="00D00F52"/>
    <w:rsid w:val="00D01470"/>
    <w:rsid w:val="00D014B8"/>
    <w:rsid w:val="00D02FBB"/>
    <w:rsid w:val="00D03140"/>
    <w:rsid w:val="00D04488"/>
    <w:rsid w:val="00D1048F"/>
    <w:rsid w:val="00D13FA1"/>
    <w:rsid w:val="00D154A6"/>
    <w:rsid w:val="00D154BC"/>
    <w:rsid w:val="00D1724A"/>
    <w:rsid w:val="00D2066F"/>
    <w:rsid w:val="00D2418A"/>
    <w:rsid w:val="00D24942"/>
    <w:rsid w:val="00D26858"/>
    <w:rsid w:val="00D302A5"/>
    <w:rsid w:val="00D315AA"/>
    <w:rsid w:val="00D34312"/>
    <w:rsid w:val="00D34796"/>
    <w:rsid w:val="00D351D6"/>
    <w:rsid w:val="00D352AA"/>
    <w:rsid w:val="00D35ECD"/>
    <w:rsid w:val="00D36877"/>
    <w:rsid w:val="00D36E46"/>
    <w:rsid w:val="00D414D6"/>
    <w:rsid w:val="00D42904"/>
    <w:rsid w:val="00D45D81"/>
    <w:rsid w:val="00D4705A"/>
    <w:rsid w:val="00D47956"/>
    <w:rsid w:val="00D5034B"/>
    <w:rsid w:val="00D51394"/>
    <w:rsid w:val="00D52EAE"/>
    <w:rsid w:val="00D53627"/>
    <w:rsid w:val="00D53FEE"/>
    <w:rsid w:val="00D5589E"/>
    <w:rsid w:val="00D55D87"/>
    <w:rsid w:val="00D60429"/>
    <w:rsid w:val="00D60E54"/>
    <w:rsid w:val="00D6194F"/>
    <w:rsid w:val="00D6403F"/>
    <w:rsid w:val="00D64419"/>
    <w:rsid w:val="00D65610"/>
    <w:rsid w:val="00D66146"/>
    <w:rsid w:val="00D675E4"/>
    <w:rsid w:val="00D70600"/>
    <w:rsid w:val="00D71014"/>
    <w:rsid w:val="00D72C91"/>
    <w:rsid w:val="00D72C98"/>
    <w:rsid w:val="00D72EEF"/>
    <w:rsid w:val="00D741D9"/>
    <w:rsid w:val="00D74870"/>
    <w:rsid w:val="00D75FD5"/>
    <w:rsid w:val="00D775C1"/>
    <w:rsid w:val="00D813DA"/>
    <w:rsid w:val="00D817B8"/>
    <w:rsid w:val="00D81826"/>
    <w:rsid w:val="00D827B4"/>
    <w:rsid w:val="00D830DD"/>
    <w:rsid w:val="00D8326A"/>
    <w:rsid w:val="00D83697"/>
    <w:rsid w:val="00D84829"/>
    <w:rsid w:val="00D85CE7"/>
    <w:rsid w:val="00D876F6"/>
    <w:rsid w:val="00D90C6D"/>
    <w:rsid w:val="00D91575"/>
    <w:rsid w:val="00D92AC7"/>
    <w:rsid w:val="00D97DBB"/>
    <w:rsid w:val="00DA1846"/>
    <w:rsid w:val="00DA21DE"/>
    <w:rsid w:val="00DA407B"/>
    <w:rsid w:val="00DA4D25"/>
    <w:rsid w:val="00DA6252"/>
    <w:rsid w:val="00DA65D1"/>
    <w:rsid w:val="00DA7231"/>
    <w:rsid w:val="00DA76FA"/>
    <w:rsid w:val="00DB2065"/>
    <w:rsid w:val="00DB4852"/>
    <w:rsid w:val="00DB59F8"/>
    <w:rsid w:val="00DB6DF0"/>
    <w:rsid w:val="00DB7100"/>
    <w:rsid w:val="00DB7D57"/>
    <w:rsid w:val="00DC1EA9"/>
    <w:rsid w:val="00DC2BB5"/>
    <w:rsid w:val="00DC6ACC"/>
    <w:rsid w:val="00DC7294"/>
    <w:rsid w:val="00DD0BC3"/>
    <w:rsid w:val="00DD1183"/>
    <w:rsid w:val="00DD1296"/>
    <w:rsid w:val="00DD176C"/>
    <w:rsid w:val="00DD1A4F"/>
    <w:rsid w:val="00DD5014"/>
    <w:rsid w:val="00DD6B73"/>
    <w:rsid w:val="00DD7D0C"/>
    <w:rsid w:val="00DD7EFA"/>
    <w:rsid w:val="00DE2BBF"/>
    <w:rsid w:val="00DE48C7"/>
    <w:rsid w:val="00DF0029"/>
    <w:rsid w:val="00DF033A"/>
    <w:rsid w:val="00DF2187"/>
    <w:rsid w:val="00DF2E41"/>
    <w:rsid w:val="00DF34AA"/>
    <w:rsid w:val="00DF49D6"/>
    <w:rsid w:val="00DF4D84"/>
    <w:rsid w:val="00DF4DD6"/>
    <w:rsid w:val="00DF5721"/>
    <w:rsid w:val="00DF5AC7"/>
    <w:rsid w:val="00DF5F63"/>
    <w:rsid w:val="00E003D4"/>
    <w:rsid w:val="00E00C38"/>
    <w:rsid w:val="00E00F62"/>
    <w:rsid w:val="00E01308"/>
    <w:rsid w:val="00E02EF3"/>
    <w:rsid w:val="00E02FC3"/>
    <w:rsid w:val="00E05E00"/>
    <w:rsid w:val="00E10903"/>
    <w:rsid w:val="00E10A63"/>
    <w:rsid w:val="00E11424"/>
    <w:rsid w:val="00E12B8D"/>
    <w:rsid w:val="00E145F8"/>
    <w:rsid w:val="00E15A17"/>
    <w:rsid w:val="00E1653C"/>
    <w:rsid w:val="00E17A78"/>
    <w:rsid w:val="00E17EB9"/>
    <w:rsid w:val="00E21D3C"/>
    <w:rsid w:val="00E22309"/>
    <w:rsid w:val="00E2467D"/>
    <w:rsid w:val="00E262E7"/>
    <w:rsid w:val="00E271E6"/>
    <w:rsid w:val="00E27E6A"/>
    <w:rsid w:val="00E30851"/>
    <w:rsid w:val="00E316E4"/>
    <w:rsid w:val="00E3260B"/>
    <w:rsid w:val="00E34B50"/>
    <w:rsid w:val="00E3677A"/>
    <w:rsid w:val="00E36818"/>
    <w:rsid w:val="00E40BCE"/>
    <w:rsid w:val="00E41B30"/>
    <w:rsid w:val="00E4350B"/>
    <w:rsid w:val="00E43524"/>
    <w:rsid w:val="00E43853"/>
    <w:rsid w:val="00E43C4B"/>
    <w:rsid w:val="00E5041A"/>
    <w:rsid w:val="00E512B4"/>
    <w:rsid w:val="00E51B06"/>
    <w:rsid w:val="00E528FC"/>
    <w:rsid w:val="00E544AD"/>
    <w:rsid w:val="00E554CD"/>
    <w:rsid w:val="00E578B1"/>
    <w:rsid w:val="00E61075"/>
    <w:rsid w:val="00E62B32"/>
    <w:rsid w:val="00E63BED"/>
    <w:rsid w:val="00E66795"/>
    <w:rsid w:val="00E66D00"/>
    <w:rsid w:val="00E73361"/>
    <w:rsid w:val="00E742EF"/>
    <w:rsid w:val="00E75285"/>
    <w:rsid w:val="00E7544D"/>
    <w:rsid w:val="00E75B0A"/>
    <w:rsid w:val="00E76385"/>
    <w:rsid w:val="00E7786C"/>
    <w:rsid w:val="00E825E5"/>
    <w:rsid w:val="00E8389B"/>
    <w:rsid w:val="00E83B8C"/>
    <w:rsid w:val="00E83C54"/>
    <w:rsid w:val="00E84CE2"/>
    <w:rsid w:val="00E85C09"/>
    <w:rsid w:val="00E865EB"/>
    <w:rsid w:val="00E92810"/>
    <w:rsid w:val="00E92831"/>
    <w:rsid w:val="00E94277"/>
    <w:rsid w:val="00E948A6"/>
    <w:rsid w:val="00E94A9D"/>
    <w:rsid w:val="00E94D62"/>
    <w:rsid w:val="00E963CA"/>
    <w:rsid w:val="00E96DC4"/>
    <w:rsid w:val="00EA015F"/>
    <w:rsid w:val="00EA1AF7"/>
    <w:rsid w:val="00EA1FE2"/>
    <w:rsid w:val="00EA26D7"/>
    <w:rsid w:val="00EA3D29"/>
    <w:rsid w:val="00EA70D4"/>
    <w:rsid w:val="00EA7296"/>
    <w:rsid w:val="00EA780E"/>
    <w:rsid w:val="00EB0604"/>
    <w:rsid w:val="00EB2184"/>
    <w:rsid w:val="00EB2805"/>
    <w:rsid w:val="00EB2939"/>
    <w:rsid w:val="00EB3A1B"/>
    <w:rsid w:val="00EB3F60"/>
    <w:rsid w:val="00EB7106"/>
    <w:rsid w:val="00ED09E9"/>
    <w:rsid w:val="00ED2359"/>
    <w:rsid w:val="00ED6058"/>
    <w:rsid w:val="00ED61C6"/>
    <w:rsid w:val="00EE0374"/>
    <w:rsid w:val="00EE0C3D"/>
    <w:rsid w:val="00EE3059"/>
    <w:rsid w:val="00EE37AF"/>
    <w:rsid w:val="00EE6408"/>
    <w:rsid w:val="00EE692E"/>
    <w:rsid w:val="00EE6B45"/>
    <w:rsid w:val="00EF00F0"/>
    <w:rsid w:val="00EF1B5E"/>
    <w:rsid w:val="00EF348A"/>
    <w:rsid w:val="00EF70B8"/>
    <w:rsid w:val="00EF766A"/>
    <w:rsid w:val="00EF7C25"/>
    <w:rsid w:val="00F00FC2"/>
    <w:rsid w:val="00F01922"/>
    <w:rsid w:val="00F01DF9"/>
    <w:rsid w:val="00F027F1"/>
    <w:rsid w:val="00F029B6"/>
    <w:rsid w:val="00F02EF3"/>
    <w:rsid w:val="00F04312"/>
    <w:rsid w:val="00F06AD2"/>
    <w:rsid w:val="00F06B42"/>
    <w:rsid w:val="00F06E5D"/>
    <w:rsid w:val="00F107DE"/>
    <w:rsid w:val="00F1152C"/>
    <w:rsid w:val="00F12EC8"/>
    <w:rsid w:val="00F137AF"/>
    <w:rsid w:val="00F142FE"/>
    <w:rsid w:val="00F165EA"/>
    <w:rsid w:val="00F16E55"/>
    <w:rsid w:val="00F170A4"/>
    <w:rsid w:val="00F20B54"/>
    <w:rsid w:val="00F21132"/>
    <w:rsid w:val="00F22643"/>
    <w:rsid w:val="00F24442"/>
    <w:rsid w:val="00F25033"/>
    <w:rsid w:val="00F26888"/>
    <w:rsid w:val="00F314D7"/>
    <w:rsid w:val="00F321E5"/>
    <w:rsid w:val="00F3246B"/>
    <w:rsid w:val="00F32616"/>
    <w:rsid w:val="00F326EC"/>
    <w:rsid w:val="00F3337E"/>
    <w:rsid w:val="00F34213"/>
    <w:rsid w:val="00F3654F"/>
    <w:rsid w:val="00F36940"/>
    <w:rsid w:val="00F36E8E"/>
    <w:rsid w:val="00F37FCB"/>
    <w:rsid w:val="00F40E78"/>
    <w:rsid w:val="00F40F74"/>
    <w:rsid w:val="00F42B4C"/>
    <w:rsid w:val="00F43868"/>
    <w:rsid w:val="00F43880"/>
    <w:rsid w:val="00F44489"/>
    <w:rsid w:val="00F44A4A"/>
    <w:rsid w:val="00F46E38"/>
    <w:rsid w:val="00F51BD1"/>
    <w:rsid w:val="00F51C95"/>
    <w:rsid w:val="00F5501C"/>
    <w:rsid w:val="00F559F1"/>
    <w:rsid w:val="00F60C56"/>
    <w:rsid w:val="00F61EB5"/>
    <w:rsid w:val="00F62DD9"/>
    <w:rsid w:val="00F63F30"/>
    <w:rsid w:val="00F66112"/>
    <w:rsid w:val="00F661E7"/>
    <w:rsid w:val="00F668D9"/>
    <w:rsid w:val="00F669E0"/>
    <w:rsid w:val="00F678BB"/>
    <w:rsid w:val="00F70DBA"/>
    <w:rsid w:val="00F714EB"/>
    <w:rsid w:val="00F721F8"/>
    <w:rsid w:val="00F722C9"/>
    <w:rsid w:val="00F726ED"/>
    <w:rsid w:val="00F73007"/>
    <w:rsid w:val="00F74CD6"/>
    <w:rsid w:val="00F756C7"/>
    <w:rsid w:val="00F75BA2"/>
    <w:rsid w:val="00F76DA6"/>
    <w:rsid w:val="00F800DB"/>
    <w:rsid w:val="00F81905"/>
    <w:rsid w:val="00F823E4"/>
    <w:rsid w:val="00F825A1"/>
    <w:rsid w:val="00F827FF"/>
    <w:rsid w:val="00F85FAF"/>
    <w:rsid w:val="00F87D0A"/>
    <w:rsid w:val="00F90095"/>
    <w:rsid w:val="00F91558"/>
    <w:rsid w:val="00F935D5"/>
    <w:rsid w:val="00F9399D"/>
    <w:rsid w:val="00F954B1"/>
    <w:rsid w:val="00F958B6"/>
    <w:rsid w:val="00FA0198"/>
    <w:rsid w:val="00FA06CF"/>
    <w:rsid w:val="00FA22DE"/>
    <w:rsid w:val="00FA2BDD"/>
    <w:rsid w:val="00FA4E4B"/>
    <w:rsid w:val="00FA5070"/>
    <w:rsid w:val="00FA5482"/>
    <w:rsid w:val="00FA5AD3"/>
    <w:rsid w:val="00FA5F73"/>
    <w:rsid w:val="00FA5FB4"/>
    <w:rsid w:val="00FB0AF1"/>
    <w:rsid w:val="00FB174B"/>
    <w:rsid w:val="00FB203F"/>
    <w:rsid w:val="00FB2E64"/>
    <w:rsid w:val="00FB2F6C"/>
    <w:rsid w:val="00FB2FC9"/>
    <w:rsid w:val="00FB4F57"/>
    <w:rsid w:val="00FB74D6"/>
    <w:rsid w:val="00FB788D"/>
    <w:rsid w:val="00FC001C"/>
    <w:rsid w:val="00FC55F2"/>
    <w:rsid w:val="00FC58A1"/>
    <w:rsid w:val="00FC72D3"/>
    <w:rsid w:val="00FD010C"/>
    <w:rsid w:val="00FD1D6F"/>
    <w:rsid w:val="00FD362F"/>
    <w:rsid w:val="00FD4907"/>
    <w:rsid w:val="00FD5FE7"/>
    <w:rsid w:val="00FD6ED7"/>
    <w:rsid w:val="00FE0DF6"/>
    <w:rsid w:val="00FE2B87"/>
    <w:rsid w:val="00FE2F1E"/>
    <w:rsid w:val="00FE30D7"/>
    <w:rsid w:val="00FE34F5"/>
    <w:rsid w:val="00FE362A"/>
    <w:rsid w:val="00FE3C68"/>
    <w:rsid w:val="00FE5D3D"/>
    <w:rsid w:val="00FE5F56"/>
    <w:rsid w:val="00FE62B8"/>
    <w:rsid w:val="00FE7826"/>
    <w:rsid w:val="00FE7DC7"/>
    <w:rsid w:val="00FF220E"/>
    <w:rsid w:val="00FF5D50"/>
    <w:rsid w:val="00FF62B6"/>
    <w:rsid w:val="00FF7150"/>
    <w:rsid w:val="00FF7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E838B"/>
  <w15:docId w15:val="{143B360F-72AD-476C-9D42-3B1CE0B0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C4F"/>
    <w:pPr>
      <w:widowControl w:val="0"/>
      <w:jc w:val="both"/>
    </w:pPr>
    <w:rPr>
      <w:rFonts w:ascii="Times New Roman" w:hAnsi="Times New Roman"/>
      <w:sz w:val="24"/>
    </w:rPr>
  </w:style>
  <w:style w:type="paragraph" w:styleId="Heading1">
    <w:name w:val="heading 1"/>
    <w:basedOn w:val="Normal"/>
    <w:next w:val="Normal"/>
    <w:link w:val="Heading1Char"/>
    <w:uiPriority w:val="9"/>
    <w:qFormat/>
    <w:rsid w:val="00D830DD"/>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7360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5E6753"/>
    <w:pPr>
      <w:keepNext/>
      <w:keepLines/>
      <w:spacing w:beforeLines="100" w:before="100" w:line="360" w:lineRule="auto"/>
      <w:outlineLvl w:val="2"/>
    </w:pPr>
    <w:rPr>
      <w:rFonts w:eastAsia="SimSun"/>
      <w:b/>
      <w:bCs/>
      <w:szCs w:val="32"/>
    </w:rPr>
  </w:style>
  <w:style w:type="paragraph" w:styleId="Heading4">
    <w:name w:val="heading 4"/>
    <w:basedOn w:val="Normal"/>
    <w:next w:val="Normal"/>
    <w:link w:val="Heading4Char"/>
    <w:uiPriority w:val="9"/>
    <w:semiHidden/>
    <w:unhideWhenUsed/>
    <w:qFormat/>
    <w:rsid w:val="00FF62B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1837"/>
    <w:rPr>
      <w:sz w:val="18"/>
      <w:szCs w:val="18"/>
    </w:rPr>
  </w:style>
  <w:style w:type="character" w:customStyle="1" w:styleId="BalloonTextChar">
    <w:name w:val="Balloon Text Char"/>
    <w:basedOn w:val="DefaultParagraphFont"/>
    <w:link w:val="BalloonText"/>
    <w:uiPriority w:val="99"/>
    <w:semiHidden/>
    <w:rsid w:val="00B01837"/>
    <w:rPr>
      <w:rFonts w:ascii="Times New Roman" w:hAnsi="Times New Roman"/>
      <w:sz w:val="18"/>
      <w:szCs w:val="18"/>
    </w:rPr>
  </w:style>
  <w:style w:type="paragraph" w:customStyle="1" w:styleId="a">
    <w:name w:val="公式"/>
    <w:basedOn w:val="Normal"/>
    <w:link w:val="Char"/>
    <w:qFormat/>
    <w:rsid w:val="00B93C4F"/>
    <w:pPr>
      <w:tabs>
        <w:tab w:val="center" w:pos="4512"/>
        <w:tab w:val="right" w:pos="9026"/>
      </w:tabs>
      <w:spacing w:line="480" w:lineRule="auto"/>
    </w:pPr>
    <w:rPr>
      <w:rFonts w:eastAsia="SimSun"/>
    </w:rPr>
  </w:style>
  <w:style w:type="character" w:styleId="Hyperlink">
    <w:name w:val="Hyperlink"/>
    <w:basedOn w:val="DefaultParagraphFont"/>
    <w:uiPriority w:val="99"/>
    <w:unhideWhenUsed/>
    <w:qFormat/>
    <w:rsid w:val="00375CB9"/>
    <w:rPr>
      <w:color w:val="0000FF"/>
      <w:u w:val="single"/>
    </w:rPr>
  </w:style>
  <w:style w:type="paragraph" w:styleId="Header">
    <w:name w:val="header"/>
    <w:basedOn w:val="Normal"/>
    <w:link w:val="HeaderChar"/>
    <w:uiPriority w:val="99"/>
    <w:unhideWhenUsed/>
    <w:rsid w:val="005E1C6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E1C6E"/>
    <w:rPr>
      <w:rFonts w:ascii="Times New Roman" w:hAnsi="Times New Roman"/>
      <w:sz w:val="18"/>
      <w:szCs w:val="18"/>
    </w:rPr>
  </w:style>
  <w:style w:type="paragraph" w:styleId="Footer">
    <w:name w:val="footer"/>
    <w:basedOn w:val="Normal"/>
    <w:link w:val="FooterChar"/>
    <w:uiPriority w:val="99"/>
    <w:unhideWhenUsed/>
    <w:rsid w:val="005E1C6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E1C6E"/>
    <w:rPr>
      <w:rFonts w:ascii="Times New Roman" w:hAnsi="Times New Roman"/>
      <w:sz w:val="18"/>
      <w:szCs w:val="18"/>
    </w:rPr>
  </w:style>
  <w:style w:type="character" w:styleId="CommentReference">
    <w:name w:val="annotation reference"/>
    <w:basedOn w:val="DefaultParagraphFont"/>
    <w:uiPriority w:val="99"/>
    <w:semiHidden/>
    <w:unhideWhenUsed/>
    <w:qFormat/>
    <w:rsid w:val="008C4015"/>
    <w:rPr>
      <w:sz w:val="21"/>
      <w:szCs w:val="21"/>
    </w:rPr>
  </w:style>
  <w:style w:type="paragraph" w:styleId="CommentText">
    <w:name w:val="annotation text"/>
    <w:basedOn w:val="Normal"/>
    <w:link w:val="CommentTextChar"/>
    <w:uiPriority w:val="99"/>
    <w:unhideWhenUsed/>
    <w:qFormat/>
    <w:rsid w:val="008C4015"/>
    <w:pPr>
      <w:jc w:val="left"/>
    </w:pPr>
  </w:style>
  <w:style w:type="character" w:customStyle="1" w:styleId="CommentTextChar">
    <w:name w:val="Comment Text Char"/>
    <w:basedOn w:val="DefaultParagraphFont"/>
    <w:link w:val="CommentText"/>
    <w:uiPriority w:val="99"/>
    <w:qFormat/>
    <w:rsid w:val="008C4015"/>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8C4015"/>
    <w:rPr>
      <w:b/>
      <w:bCs/>
    </w:rPr>
  </w:style>
  <w:style w:type="character" w:customStyle="1" w:styleId="CommentSubjectChar">
    <w:name w:val="Comment Subject Char"/>
    <w:basedOn w:val="CommentTextChar"/>
    <w:link w:val="CommentSubject"/>
    <w:uiPriority w:val="99"/>
    <w:semiHidden/>
    <w:rsid w:val="008C4015"/>
    <w:rPr>
      <w:rFonts w:ascii="Times New Roman" w:hAnsi="Times New Roman"/>
      <w:b/>
      <w:bCs/>
      <w:sz w:val="24"/>
    </w:rPr>
  </w:style>
  <w:style w:type="character" w:customStyle="1" w:styleId="Char">
    <w:name w:val="公式 Char"/>
    <w:basedOn w:val="DefaultParagraphFont"/>
    <w:link w:val="a"/>
    <w:rsid w:val="00B93C4F"/>
    <w:rPr>
      <w:rFonts w:ascii="Times New Roman" w:eastAsia="SimSun" w:hAnsi="Times New Roman"/>
      <w:sz w:val="24"/>
    </w:rPr>
  </w:style>
  <w:style w:type="paragraph" w:customStyle="1" w:styleId="EndNoteBibliographyTitle">
    <w:name w:val="EndNote Bibliography Title"/>
    <w:basedOn w:val="Normal"/>
    <w:link w:val="EndNoteBibliographyTitle0"/>
    <w:rsid w:val="007101C3"/>
    <w:pPr>
      <w:jc w:val="center"/>
    </w:pPr>
    <w:rPr>
      <w:rFonts w:cs="Times New Roman"/>
      <w:noProof/>
    </w:rPr>
  </w:style>
  <w:style w:type="character" w:customStyle="1" w:styleId="EndNoteBibliographyTitle0">
    <w:name w:val="EndNote Bibliography Title 字符"/>
    <w:basedOn w:val="DefaultParagraphFont"/>
    <w:link w:val="EndNoteBibliographyTitle"/>
    <w:rsid w:val="007101C3"/>
    <w:rPr>
      <w:rFonts w:ascii="Times New Roman" w:hAnsi="Times New Roman" w:cs="Times New Roman"/>
      <w:noProof/>
      <w:sz w:val="24"/>
    </w:rPr>
  </w:style>
  <w:style w:type="paragraph" w:customStyle="1" w:styleId="EndNoteBibliography">
    <w:name w:val="EndNote Bibliography"/>
    <w:basedOn w:val="Normal"/>
    <w:link w:val="EndNoteBibliography0"/>
    <w:rsid w:val="007101C3"/>
    <w:rPr>
      <w:rFonts w:cs="Times New Roman"/>
      <w:noProof/>
    </w:rPr>
  </w:style>
  <w:style w:type="character" w:customStyle="1" w:styleId="EndNoteBibliography0">
    <w:name w:val="EndNote Bibliography 字符"/>
    <w:basedOn w:val="DefaultParagraphFont"/>
    <w:link w:val="EndNoteBibliography"/>
    <w:rsid w:val="007101C3"/>
    <w:rPr>
      <w:rFonts w:ascii="Times New Roman" w:hAnsi="Times New Roman" w:cs="Times New Roman"/>
      <w:noProof/>
      <w:sz w:val="24"/>
    </w:rPr>
  </w:style>
  <w:style w:type="paragraph" w:styleId="ListParagraph">
    <w:name w:val="List Paragraph"/>
    <w:basedOn w:val="Normal"/>
    <w:uiPriority w:val="34"/>
    <w:qFormat/>
    <w:rsid w:val="00F029B6"/>
    <w:pPr>
      <w:ind w:firstLineChars="200" w:firstLine="420"/>
    </w:pPr>
  </w:style>
  <w:style w:type="table" w:styleId="TableGrid">
    <w:name w:val="Table Grid"/>
    <w:basedOn w:val="TableNormal"/>
    <w:uiPriority w:val="39"/>
    <w:qFormat/>
    <w:rsid w:val="00700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55505"/>
    <w:rPr>
      <w:color w:val="954F72" w:themeColor="followedHyperlink"/>
      <w:u w:val="single"/>
    </w:rPr>
  </w:style>
  <w:style w:type="character" w:styleId="SubtleEmphasis">
    <w:name w:val="Subtle Emphasis"/>
    <w:basedOn w:val="DefaultParagraphFont"/>
    <w:uiPriority w:val="19"/>
    <w:qFormat/>
    <w:rsid w:val="0020352C"/>
    <w:rPr>
      <w:i/>
      <w:iCs/>
      <w:color w:val="404040" w:themeColor="text1" w:themeTint="BF"/>
    </w:rPr>
  </w:style>
  <w:style w:type="character" w:customStyle="1" w:styleId="Heading3Char">
    <w:name w:val="Heading 3 Char"/>
    <w:basedOn w:val="DefaultParagraphFont"/>
    <w:link w:val="Heading3"/>
    <w:uiPriority w:val="9"/>
    <w:qFormat/>
    <w:rsid w:val="005E6753"/>
    <w:rPr>
      <w:rFonts w:ascii="Times New Roman" w:eastAsia="SimSun" w:hAnsi="Times New Roman"/>
      <w:b/>
      <w:bCs/>
      <w:sz w:val="24"/>
      <w:szCs w:val="32"/>
    </w:rPr>
  </w:style>
  <w:style w:type="character" w:customStyle="1" w:styleId="1">
    <w:name w:val="未处理的提及1"/>
    <w:basedOn w:val="DefaultParagraphFont"/>
    <w:uiPriority w:val="99"/>
    <w:semiHidden/>
    <w:unhideWhenUsed/>
    <w:rsid w:val="00E00C38"/>
    <w:rPr>
      <w:color w:val="605E5C"/>
      <w:shd w:val="clear" w:color="auto" w:fill="E1DFDD"/>
    </w:rPr>
  </w:style>
  <w:style w:type="table" w:customStyle="1" w:styleId="3">
    <w:name w:val="网格型3"/>
    <w:basedOn w:val="TableNormal"/>
    <w:next w:val="TableGrid"/>
    <w:uiPriority w:val="39"/>
    <w:rsid w:val="00174CFE"/>
    <w:rPr>
      <w:rFonts w:ascii="DengXian" w:eastAsia="DengXian" w:hAnsi="DengXi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2A2C5D"/>
    <w:pPr>
      <w:jc w:val="left"/>
    </w:pPr>
    <w:rPr>
      <w:rFonts w:ascii="Calibri" w:eastAsia="DengXian" w:hAnsi="Courier New" w:cs="Courier New"/>
      <w:sz w:val="21"/>
    </w:rPr>
  </w:style>
  <w:style w:type="character" w:customStyle="1" w:styleId="PlainTextChar">
    <w:name w:val="Plain Text Char"/>
    <w:basedOn w:val="DefaultParagraphFont"/>
    <w:link w:val="PlainText"/>
    <w:uiPriority w:val="99"/>
    <w:rsid w:val="002A2C5D"/>
    <w:rPr>
      <w:rFonts w:ascii="Calibri" w:eastAsia="DengXian" w:hAnsi="Courier New" w:cs="Courier New"/>
    </w:rPr>
  </w:style>
  <w:style w:type="character" w:customStyle="1" w:styleId="Heading4Char">
    <w:name w:val="Heading 4 Char"/>
    <w:basedOn w:val="DefaultParagraphFont"/>
    <w:link w:val="Heading4"/>
    <w:uiPriority w:val="9"/>
    <w:semiHidden/>
    <w:rsid w:val="00FF62B6"/>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873609"/>
    <w:rPr>
      <w:rFonts w:asciiTheme="majorHAnsi" w:eastAsiaTheme="majorEastAsia" w:hAnsiTheme="majorHAnsi" w:cstheme="majorBidi"/>
      <w:b/>
      <w:bCs/>
      <w:sz w:val="32"/>
      <w:szCs w:val="32"/>
    </w:rPr>
  </w:style>
  <w:style w:type="paragraph" w:styleId="Caption">
    <w:name w:val="caption"/>
    <w:basedOn w:val="Normal"/>
    <w:next w:val="Normal"/>
    <w:uiPriority w:val="35"/>
    <w:unhideWhenUsed/>
    <w:qFormat/>
    <w:rsid w:val="002B1D2D"/>
    <w:pPr>
      <w:spacing w:line="480" w:lineRule="auto"/>
      <w:ind w:firstLineChars="200" w:firstLine="200"/>
    </w:pPr>
    <w:rPr>
      <w:rFonts w:asciiTheme="majorHAnsi" w:eastAsia="SimHei" w:hAnsiTheme="majorHAnsi" w:cstheme="majorBidi"/>
      <w:sz w:val="20"/>
      <w:szCs w:val="20"/>
    </w:rPr>
  </w:style>
  <w:style w:type="table" w:customStyle="1" w:styleId="10">
    <w:name w:val="网格型1"/>
    <w:basedOn w:val="TableNormal"/>
    <w:next w:val="TableGrid"/>
    <w:uiPriority w:val="39"/>
    <w:qFormat/>
    <w:rsid w:val="00CB487A"/>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12673"/>
    <w:rPr>
      <w:rFonts w:ascii="Times New Roman" w:hAnsi="Times New Roman"/>
      <w:sz w:val="24"/>
    </w:rPr>
  </w:style>
  <w:style w:type="character" w:styleId="PlaceholderText">
    <w:name w:val="Placeholder Text"/>
    <w:basedOn w:val="DefaultParagraphFont"/>
    <w:uiPriority w:val="99"/>
    <w:semiHidden/>
    <w:rsid w:val="00612673"/>
    <w:rPr>
      <w:color w:val="808080"/>
    </w:rPr>
  </w:style>
  <w:style w:type="character" w:styleId="UnresolvedMention">
    <w:name w:val="Unresolved Mention"/>
    <w:basedOn w:val="DefaultParagraphFont"/>
    <w:uiPriority w:val="99"/>
    <w:semiHidden/>
    <w:unhideWhenUsed/>
    <w:rsid w:val="00FA4E4B"/>
    <w:rPr>
      <w:color w:val="605E5C"/>
      <w:shd w:val="clear" w:color="auto" w:fill="E1DFDD"/>
    </w:rPr>
  </w:style>
  <w:style w:type="character" w:customStyle="1" w:styleId="Heading1Char">
    <w:name w:val="Heading 1 Char"/>
    <w:basedOn w:val="DefaultParagraphFont"/>
    <w:link w:val="Heading1"/>
    <w:uiPriority w:val="9"/>
    <w:rsid w:val="00D830DD"/>
    <w:rPr>
      <w:rFonts w:ascii="Times New Roman" w:hAnsi="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2467">
      <w:bodyDiv w:val="1"/>
      <w:marLeft w:val="0"/>
      <w:marRight w:val="0"/>
      <w:marTop w:val="0"/>
      <w:marBottom w:val="0"/>
      <w:divBdr>
        <w:top w:val="none" w:sz="0" w:space="0" w:color="auto"/>
        <w:left w:val="none" w:sz="0" w:space="0" w:color="auto"/>
        <w:bottom w:val="none" w:sz="0" w:space="0" w:color="auto"/>
        <w:right w:val="none" w:sz="0" w:space="0" w:color="auto"/>
      </w:divBdr>
    </w:div>
    <w:div w:id="42218680">
      <w:bodyDiv w:val="1"/>
      <w:marLeft w:val="0"/>
      <w:marRight w:val="0"/>
      <w:marTop w:val="0"/>
      <w:marBottom w:val="0"/>
      <w:divBdr>
        <w:top w:val="none" w:sz="0" w:space="0" w:color="auto"/>
        <w:left w:val="none" w:sz="0" w:space="0" w:color="auto"/>
        <w:bottom w:val="none" w:sz="0" w:space="0" w:color="auto"/>
        <w:right w:val="none" w:sz="0" w:space="0" w:color="auto"/>
      </w:divBdr>
    </w:div>
    <w:div w:id="89278316">
      <w:bodyDiv w:val="1"/>
      <w:marLeft w:val="0"/>
      <w:marRight w:val="0"/>
      <w:marTop w:val="0"/>
      <w:marBottom w:val="0"/>
      <w:divBdr>
        <w:top w:val="none" w:sz="0" w:space="0" w:color="auto"/>
        <w:left w:val="none" w:sz="0" w:space="0" w:color="auto"/>
        <w:bottom w:val="none" w:sz="0" w:space="0" w:color="auto"/>
        <w:right w:val="none" w:sz="0" w:space="0" w:color="auto"/>
      </w:divBdr>
    </w:div>
    <w:div w:id="107162364">
      <w:bodyDiv w:val="1"/>
      <w:marLeft w:val="0"/>
      <w:marRight w:val="0"/>
      <w:marTop w:val="0"/>
      <w:marBottom w:val="0"/>
      <w:divBdr>
        <w:top w:val="none" w:sz="0" w:space="0" w:color="auto"/>
        <w:left w:val="none" w:sz="0" w:space="0" w:color="auto"/>
        <w:bottom w:val="none" w:sz="0" w:space="0" w:color="auto"/>
        <w:right w:val="none" w:sz="0" w:space="0" w:color="auto"/>
      </w:divBdr>
    </w:div>
    <w:div w:id="114834327">
      <w:bodyDiv w:val="1"/>
      <w:marLeft w:val="0"/>
      <w:marRight w:val="0"/>
      <w:marTop w:val="0"/>
      <w:marBottom w:val="0"/>
      <w:divBdr>
        <w:top w:val="none" w:sz="0" w:space="0" w:color="auto"/>
        <w:left w:val="none" w:sz="0" w:space="0" w:color="auto"/>
        <w:bottom w:val="none" w:sz="0" w:space="0" w:color="auto"/>
        <w:right w:val="none" w:sz="0" w:space="0" w:color="auto"/>
      </w:divBdr>
    </w:div>
    <w:div w:id="249773405">
      <w:bodyDiv w:val="1"/>
      <w:marLeft w:val="0"/>
      <w:marRight w:val="0"/>
      <w:marTop w:val="0"/>
      <w:marBottom w:val="0"/>
      <w:divBdr>
        <w:top w:val="none" w:sz="0" w:space="0" w:color="auto"/>
        <w:left w:val="none" w:sz="0" w:space="0" w:color="auto"/>
        <w:bottom w:val="none" w:sz="0" w:space="0" w:color="auto"/>
        <w:right w:val="none" w:sz="0" w:space="0" w:color="auto"/>
      </w:divBdr>
    </w:div>
    <w:div w:id="269507319">
      <w:bodyDiv w:val="1"/>
      <w:marLeft w:val="0"/>
      <w:marRight w:val="0"/>
      <w:marTop w:val="0"/>
      <w:marBottom w:val="0"/>
      <w:divBdr>
        <w:top w:val="none" w:sz="0" w:space="0" w:color="auto"/>
        <w:left w:val="none" w:sz="0" w:space="0" w:color="auto"/>
        <w:bottom w:val="none" w:sz="0" w:space="0" w:color="auto"/>
        <w:right w:val="none" w:sz="0" w:space="0" w:color="auto"/>
      </w:divBdr>
    </w:div>
    <w:div w:id="328484632">
      <w:bodyDiv w:val="1"/>
      <w:marLeft w:val="0"/>
      <w:marRight w:val="0"/>
      <w:marTop w:val="0"/>
      <w:marBottom w:val="0"/>
      <w:divBdr>
        <w:top w:val="none" w:sz="0" w:space="0" w:color="auto"/>
        <w:left w:val="none" w:sz="0" w:space="0" w:color="auto"/>
        <w:bottom w:val="none" w:sz="0" w:space="0" w:color="auto"/>
        <w:right w:val="none" w:sz="0" w:space="0" w:color="auto"/>
      </w:divBdr>
    </w:div>
    <w:div w:id="392780536">
      <w:bodyDiv w:val="1"/>
      <w:marLeft w:val="0"/>
      <w:marRight w:val="0"/>
      <w:marTop w:val="0"/>
      <w:marBottom w:val="0"/>
      <w:divBdr>
        <w:top w:val="none" w:sz="0" w:space="0" w:color="auto"/>
        <w:left w:val="none" w:sz="0" w:space="0" w:color="auto"/>
        <w:bottom w:val="none" w:sz="0" w:space="0" w:color="auto"/>
        <w:right w:val="none" w:sz="0" w:space="0" w:color="auto"/>
      </w:divBdr>
    </w:div>
    <w:div w:id="454907394">
      <w:bodyDiv w:val="1"/>
      <w:marLeft w:val="0"/>
      <w:marRight w:val="0"/>
      <w:marTop w:val="0"/>
      <w:marBottom w:val="0"/>
      <w:divBdr>
        <w:top w:val="none" w:sz="0" w:space="0" w:color="auto"/>
        <w:left w:val="none" w:sz="0" w:space="0" w:color="auto"/>
        <w:bottom w:val="none" w:sz="0" w:space="0" w:color="auto"/>
        <w:right w:val="none" w:sz="0" w:space="0" w:color="auto"/>
      </w:divBdr>
    </w:div>
    <w:div w:id="517962066">
      <w:bodyDiv w:val="1"/>
      <w:marLeft w:val="0"/>
      <w:marRight w:val="0"/>
      <w:marTop w:val="0"/>
      <w:marBottom w:val="0"/>
      <w:divBdr>
        <w:top w:val="none" w:sz="0" w:space="0" w:color="auto"/>
        <w:left w:val="none" w:sz="0" w:space="0" w:color="auto"/>
        <w:bottom w:val="none" w:sz="0" w:space="0" w:color="auto"/>
        <w:right w:val="none" w:sz="0" w:space="0" w:color="auto"/>
      </w:divBdr>
    </w:div>
    <w:div w:id="627055620">
      <w:bodyDiv w:val="1"/>
      <w:marLeft w:val="0"/>
      <w:marRight w:val="0"/>
      <w:marTop w:val="0"/>
      <w:marBottom w:val="0"/>
      <w:divBdr>
        <w:top w:val="none" w:sz="0" w:space="0" w:color="auto"/>
        <w:left w:val="none" w:sz="0" w:space="0" w:color="auto"/>
        <w:bottom w:val="none" w:sz="0" w:space="0" w:color="auto"/>
        <w:right w:val="none" w:sz="0" w:space="0" w:color="auto"/>
      </w:divBdr>
    </w:div>
    <w:div w:id="643580352">
      <w:bodyDiv w:val="1"/>
      <w:marLeft w:val="0"/>
      <w:marRight w:val="0"/>
      <w:marTop w:val="0"/>
      <w:marBottom w:val="0"/>
      <w:divBdr>
        <w:top w:val="none" w:sz="0" w:space="0" w:color="auto"/>
        <w:left w:val="none" w:sz="0" w:space="0" w:color="auto"/>
        <w:bottom w:val="none" w:sz="0" w:space="0" w:color="auto"/>
        <w:right w:val="none" w:sz="0" w:space="0" w:color="auto"/>
      </w:divBdr>
    </w:div>
    <w:div w:id="718213167">
      <w:bodyDiv w:val="1"/>
      <w:marLeft w:val="0"/>
      <w:marRight w:val="0"/>
      <w:marTop w:val="0"/>
      <w:marBottom w:val="0"/>
      <w:divBdr>
        <w:top w:val="none" w:sz="0" w:space="0" w:color="auto"/>
        <w:left w:val="none" w:sz="0" w:space="0" w:color="auto"/>
        <w:bottom w:val="none" w:sz="0" w:space="0" w:color="auto"/>
        <w:right w:val="none" w:sz="0" w:space="0" w:color="auto"/>
      </w:divBdr>
    </w:div>
    <w:div w:id="867375699">
      <w:bodyDiv w:val="1"/>
      <w:marLeft w:val="0"/>
      <w:marRight w:val="0"/>
      <w:marTop w:val="0"/>
      <w:marBottom w:val="0"/>
      <w:divBdr>
        <w:top w:val="none" w:sz="0" w:space="0" w:color="auto"/>
        <w:left w:val="none" w:sz="0" w:space="0" w:color="auto"/>
        <w:bottom w:val="none" w:sz="0" w:space="0" w:color="auto"/>
        <w:right w:val="none" w:sz="0" w:space="0" w:color="auto"/>
      </w:divBdr>
    </w:div>
    <w:div w:id="912158840">
      <w:bodyDiv w:val="1"/>
      <w:marLeft w:val="0"/>
      <w:marRight w:val="0"/>
      <w:marTop w:val="0"/>
      <w:marBottom w:val="0"/>
      <w:divBdr>
        <w:top w:val="none" w:sz="0" w:space="0" w:color="auto"/>
        <w:left w:val="none" w:sz="0" w:space="0" w:color="auto"/>
        <w:bottom w:val="none" w:sz="0" w:space="0" w:color="auto"/>
        <w:right w:val="none" w:sz="0" w:space="0" w:color="auto"/>
      </w:divBdr>
    </w:div>
    <w:div w:id="938366067">
      <w:bodyDiv w:val="1"/>
      <w:marLeft w:val="0"/>
      <w:marRight w:val="0"/>
      <w:marTop w:val="0"/>
      <w:marBottom w:val="0"/>
      <w:divBdr>
        <w:top w:val="none" w:sz="0" w:space="0" w:color="auto"/>
        <w:left w:val="none" w:sz="0" w:space="0" w:color="auto"/>
        <w:bottom w:val="none" w:sz="0" w:space="0" w:color="auto"/>
        <w:right w:val="none" w:sz="0" w:space="0" w:color="auto"/>
      </w:divBdr>
    </w:div>
    <w:div w:id="1009604446">
      <w:bodyDiv w:val="1"/>
      <w:marLeft w:val="0"/>
      <w:marRight w:val="0"/>
      <w:marTop w:val="0"/>
      <w:marBottom w:val="0"/>
      <w:divBdr>
        <w:top w:val="none" w:sz="0" w:space="0" w:color="auto"/>
        <w:left w:val="none" w:sz="0" w:space="0" w:color="auto"/>
        <w:bottom w:val="none" w:sz="0" w:space="0" w:color="auto"/>
        <w:right w:val="none" w:sz="0" w:space="0" w:color="auto"/>
      </w:divBdr>
    </w:div>
    <w:div w:id="1075201784">
      <w:bodyDiv w:val="1"/>
      <w:marLeft w:val="0"/>
      <w:marRight w:val="0"/>
      <w:marTop w:val="0"/>
      <w:marBottom w:val="0"/>
      <w:divBdr>
        <w:top w:val="none" w:sz="0" w:space="0" w:color="auto"/>
        <w:left w:val="none" w:sz="0" w:space="0" w:color="auto"/>
        <w:bottom w:val="none" w:sz="0" w:space="0" w:color="auto"/>
        <w:right w:val="none" w:sz="0" w:space="0" w:color="auto"/>
      </w:divBdr>
    </w:div>
    <w:div w:id="1174301806">
      <w:bodyDiv w:val="1"/>
      <w:marLeft w:val="0"/>
      <w:marRight w:val="0"/>
      <w:marTop w:val="0"/>
      <w:marBottom w:val="0"/>
      <w:divBdr>
        <w:top w:val="none" w:sz="0" w:space="0" w:color="auto"/>
        <w:left w:val="none" w:sz="0" w:space="0" w:color="auto"/>
        <w:bottom w:val="none" w:sz="0" w:space="0" w:color="auto"/>
        <w:right w:val="none" w:sz="0" w:space="0" w:color="auto"/>
      </w:divBdr>
    </w:div>
    <w:div w:id="1226800985">
      <w:bodyDiv w:val="1"/>
      <w:marLeft w:val="0"/>
      <w:marRight w:val="0"/>
      <w:marTop w:val="0"/>
      <w:marBottom w:val="0"/>
      <w:divBdr>
        <w:top w:val="none" w:sz="0" w:space="0" w:color="auto"/>
        <w:left w:val="none" w:sz="0" w:space="0" w:color="auto"/>
        <w:bottom w:val="none" w:sz="0" w:space="0" w:color="auto"/>
        <w:right w:val="none" w:sz="0" w:space="0" w:color="auto"/>
      </w:divBdr>
    </w:div>
    <w:div w:id="1231695535">
      <w:bodyDiv w:val="1"/>
      <w:marLeft w:val="0"/>
      <w:marRight w:val="0"/>
      <w:marTop w:val="0"/>
      <w:marBottom w:val="0"/>
      <w:divBdr>
        <w:top w:val="none" w:sz="0" w:space="0" w:color="auto"/>
        <w:left w:val="none" w:sz="0" w:space="0" w:color="auto"/>
        <w:bottom w:val="none" w:sz="0" w:space="0" w:color="auto"/>
        <w:right w:val="none" w:sz="0" w:space="0" w:color="auto"/>
      </w:divBdr>
    </w:div>
    <w:div w:id="1233395674">
      <w:bodyDiv w:val="1"/>
      <w:marLeft w:val="0"/>
      <w:marRight w:val="0"/>
      <w:marTop w:val="0"/>
      <w:marBottom w:val="0"/>
      <w:divBdr>
        <w:top w:val="none" w:sz="0" w:space="0" w:color="auto"/>
        <w:left w:val="none" w:sz="0" w:space="0" w:color="auto"/>
        <w:bottom w:val="none" w:sz="0" w:space="0" w:color="auto"/>
        <w:right w:val="none" w:sz="0" w:space="0" w:color="auto"/>
      </w:divBdr>
    </w:div>
    <w:div w:id="1273441766">
      <w:bodyDiv w:val="1"/>
      <w:marLeft w:val="0"/>
      <w:marRight w:val="0"/>
      <w:marTop w:val="0"/>
      <w:marBottom w:val="0"/>
      <w:divBdr>
        <w:top w:val="none" w:sz="0" w:space="0" w:color="auto"/>
        <w:left w:val="none" w:sz="0" w:space="0" w:color="auto"/>
        <w:bottom w:val="none" w:sz="0" w:space="0" w:color="auto"/>
        <w:right w:val="none" w:sz="0" w:space="0" w:color="auto"/>
      </w:divBdr>
    </w:div>
    <w:div w:id="1279289395">
      <w:bodyDiv w:val="1"/>
      <w:marLeft w:val="0"/>
      <w:marRight w:val="0"/>
      <w:marTop w:val="0"/>
      <w:marBottom w:val="0"/>
      <w:divBdr>
        <w:top w:val="none" w:sz="0" w:space="0" w:color="auto"/>
        <w:left w:val="none" w:sz="0" w:space="0" w:color="auto"/>
        <w:bottom w:val="none" w:sz="0" w:space="0" w:color="auto"/>
        <w:right w:val="none" w:sz="0" w:space="0" w:color="auto"/>
      </w:divBdr>
    </w:div>
    <w:div w:id="1283222756">
      <w:bodyDiv w:val="1"/>
      <w:marLeft w:val="0"/>
      <w:marRight w:val="0"/>
      <w:marTop w:val="0"/>
      <w:marBottom w:val="0"/>
      <w:divBdr>
        <w:top w:val="none" w:sz="0" w:space="0" w:color="auto"/>
        <w:left w:val="none" w:sz="0" w:space="0" w:color="auto"/>
        <w:bottom w:val="none" w:sz="0" w:space="0" w:color="auto"/>
        <w:right w:val="none" w:sz="0" w:space="0" w:color="auto"/>
      </w:divBdr>
    </w:div>
    <w:div w:id="1416125964">
      <w:bodyDiv w:val="1"/>
      <w:marLeft w:val="0"/>
      <w:marRight w:val="0"/>
      <w:marTop w:val="0"/>
      <w:marBottom w:val="0"/>
      <w:divBdr>
        <w:top w:val="none" w:sz="0" w:space="0" w:color="auto"/>
        <w:left w:val="none" w:sz="0" w:space="0" w:color="auto"/>
        <w:bottom w:val="none" w:sz="0" w:space="0" w:color="auto"/>
        <w:right w:val="none" w:sz="0" w:space="0" w:color="auto"/>
      </w:divBdr>
    </w:div>
    <w:div w:id="1438721145">
      <w:bodyDiv w:val="1"/>
      <w:marLeft w:val="0"/>
      <w:marRight w:val="0"/>
      <w:marTop w:val="0"/>
      <w:marBottom w:val="0"/>
      <w:divBdr>
        <w:top w:val="none" w:sz="0" w:space="0" w:color="auto"/>
        <w:left w:val="none" w:sz="0" w:space="0" w:color="auto"/>
        <w:bottom w:val="none" w:sz="0" w:space="0" w:color="auto"/>
        <w:right w:val="none" w:sz="0" w:space="0" w:color="auto"/>
      </w:divBdr>
    </w:div>
    <w:div w:id="1510754117">
      <w:bodyDiv w:val="1"/>
      <w:marLeft w:val="0"/>
      <w:marRight w:val="0"/>
      <w:marTop w:val="0"/>
      <w:marBottom w:val="0"/>
      <w:divBdr>
        <w:top w:val="none" w:sz="0" w:space="0" w:color="auto"/>
        <w:left w:val="none" w:sz="0" w:space="0" w:color="auto"/>
        <w:bottom w:val="none" w:sz="0" w:space="0" w:color="auto"/>
        <w:right w:val="none" w:sz="0" w:space="0" w:color="auto"/>
      </w:divBdr>
    </w:div>
    <w:div w:id="1603950018">
      <w:bodyDiv w:val="1"/>
      <w:marLeft w:val="0"/>
      <w:marRight w:val="0"/>
      <w:marTop w:val="0"/>
      <w:marBottom w:val="0"/>
      <w:divBdr>
        <w:top w:val="none" w:sz="0" w:space="0" w:color="auto"/>
        <w:left w:val="none" w:sz="0" w:space="0" w:color="auto"/>
        <w:bottom w:val="none" w:sz="0" w:space="0" w:color="auto"/>
        <w:right w:val="none" w:sz="0" w:space="0" w:color="auto"/>
      </w:divBdr>
    </w:div>
    <w:div w:id="1632134352">
      <w:bodyDiv w:val="1"/>
      <w:marLeft w:val="0"/>
      <w:marRight w:val="0"/>
      <w:marTop w:val="0"/>
      <w:marBottom w:val="0"/>
      <w:divBdr>
        <w:top w:val="none" w:sz="0" w:space="0" w:color="auto"/>
        <w:left w:val="none" w:sz="0" w:space="0" w:color="auto"/>
        <w:bottom w:val="none" w:sz="0" w:space="0" w:color="auto"/>
        <w:right w:val="none" w:sz="0" w:space="0" w:color="auto"/>
      </w:divBdr>
    </w:div>
    <w:div w:id="1645544801">
      <w:bodyDiv w:val="1"/>
      <w:marLeft w:val="0"/>
      <w:marRight w:val="0"/>
      <w:marTop w:val="0"/>
      <w:marBottom w:val="0"/>
      <w:divBdr>
        <w:top w:val="none" w:sz="0" w:space="0" w:color="auto"/>
        <w:left w:val="none" w:sz="0" w:space="0" w:color="auto"/>
        <w:bottom w:val="none" w:sz="0" w:space="0" w:color="auto"/>
        <w:right w:val="none" w:sz="0" w:space="0" w:color="auto"/>
      </w:divBdr>
    </w:div>
    <w:div w:id="1705251261">
      <w:bodyDiv w:val="1"/>
      <w:marLeft w:val="0"/>
      <w:marRight w:val="0"/>
      <w:marTop w:val="0"/>
      <w:marBottom w:val="0"/>
      <w:divBdr>
        <w:top w:val="none" w:sz="0" w:space="0" w:color="auto"/>
        <w:left w:val="none" w:sz="0" w:space="0" w:color="auto"/>
        <w:bottom w:val="none" w:sz="0" w:space="0" w:color="auto"/>
        <w:right w:val="none" w:sz="0" w:space="0" w:color="auto"/>
      </w:divBdr>
    </w:div>
    <w:div w:id="1724674773">
      <w:bodyDiv w:val="1"/>
      <w:marLeft w:val="0"/>
      <w:marRight w:val="0"/>
      <w:marTop w:val="0"/>
      <w:marBottom w:val="0"/>
      <w:divBdr>
        <w:top w:val="none" w:sz="0" w:space="0" w:color="auto"/>
        <w:left w:val="none" w:sz="0" w:space="0" w:color="auto"/>
        <w:bottom w:val="none" w:sz="0" w:space="0" w:color="auto"/>
        <w:right w:val="none" w:sz="0" w:space="0" w:color="auto"/>
      </w:divBdr>
    </w:div>
    <w:div w:id="1787893209">
      <w:bodyDiv w:val="1"/>
      <w:marLeft w:val="0"/>
      <w:marRight w:val="0"/>
      <w:marTop w:val="0"/>
      <w:marBottom w:val="0"/>
      <w:divBdr>
        <w:top w:val="none" w:sz="0" w:space="0" w:color="auto"/>
        <w:left w:val="none" w:sz="0" w:space="0" w:color="auto"/>
        <w:bottom w:val="none" w:sz="0" w:space="0" w:color="auto"/>
        <w:right w:val="none" w:sz="0" w:space="0" w:color="auto"/>
      </w:divBdr>
    </w:div>
    <w:div w:id="1814984491">
      <w:bodyDiv w:val="1"/>
      <w:marLeft w:val="0"/>
      <w:marRight w:val="0"/>
      <w:marTop w:val="0"/>
      <w:marBottom w:val="0"/>
      <w:divBdr>
        <w:top w:val="none" w:sz="0" w:space="0" w:color="auto"/>
        <w:left w:val="none" w:sz="0" w:space="0" w:color="auto"/>
        <w:bottom w:val="none" w:sz="0" w:space="0" w:color="auto"/>
        <w:right w:val="none" w:sz="0" w:space="0" w:color="auto"/>
      </w:divBdr>
    </w:div>
    <w:div w:id="1895043033">
      <w:bodyDiv w:val="1"/>
      <w:marLeft w:val="0"/>
      <w:marRight w:val="0"/>
      <w:marTop w:val="0"/>
      <w:marBottom w:val="0"/>
      <w:divBdr>
        <w:top w:val="none" w:sz="0" w:space="0" w:color="auto"/>
        <w:left w:val="none" w:sz="0" w:space="0" w:color="auto"/>
        <w:bottom w:val="none" w:sz="0" w:space="0" w:color="auto"/>
        <w:right w:val="none" w:sz="0" w:space="0" w:color="auto"/>
      </w:divBdr>
    </w:div>
    <w:div w:id="1931574636">
      <w:bodyDiv w:val="1"/>
      <w:marLeft w:val="0"/>
      <w:marRight w:val="0"/>
      <w:marTop w:val="0"/>
      <w:marBottom w:val="0"/>
      <w:divBdr>
        <w:top w:val="none" w:sz="0" w:space="0" w:color="auto"/>
        <w:left w:val="none" w:sz="0" w:space="0" w:color="auto"/>
        <w:bottom w:val="none" w:sz="0" w:space="0" w:color="auto"/>
        <w:right w:val="none" w:sz="0" w:space="0" w:color="auto"/>
      </w:divBdr>
    </w:div>
    <w:div w:id="1941714825">
      <w:bodyDiv w:val="1"/>
      <w:marLeft w:val="0"/>
      <w:marRight w:val="0"/>
      <w:marTop w:val="0"/>
      <w:marBottom w:val="0"/>
      <w:divBdr>
        <w:top w:val="none" w:sz="0" w:space="0" w:color="auto"/>
        <w:left w:val="none" w:sz="0" w:space="0" w:color="auto"/>
        <w:bottom w:val="none" w:sz="0" w:space="0" w:color="auto"/>
        <w:right w:val="none" w:sz="0" w:space="0" w:color="auto"/>
      </w:divBdr>
    </w:div>
    <w:div w:id="1956518580">
      <w:bodyDiv w:val="1"/>
      <w:marLeft w:val="0"/>
      <w:marRight w:val="0"/>
      <w:marTop w:val="0"/>
      <w:marBottom w:val="0"/>
      <w:divBdr>
        <w:top w:val="none" w:sz="0" w:space="0" w:color="auto"/>
        <w:left w:val="none" w:sz="0" w:space="0" w:color="auto"/>
        <w:bottom w:val="none" w:sz="0" w:space="0" w:color="auto"/>
        <w:right w:val="none" w:sz="0" w:space="0" w:color="auto"/>
      </w:divBdr>
    </w:div>
    <w:div w:id="1984848302">
      <w:bodyDiv w:val="1"/>
      <w:marLeft w:val="0"/>
      <w:marRight w:val="0"/>
      <w:marTop w:val="0"/>
      <w:marBottom w:val="0"/>
      <w:divBdr>
        <w:top w:val="none" w:sz="0" w:space="0" w:color="auto"/>
        <w:left w:val="none" w:sz="0" w:space="0" w:color="auto"/>
        <w:bottom w:val="none" w:sz="0" w:space="0" w:color="auto"/>
        <w:right w:val="none" w:sz="0" w:space="0" w:color="auto"/>
      </w:divBdr>
    </w:div>
    <w:div w:id="2126848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30835B-B845-4AEF-99C2-523EB31EF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1677</TotalTime>
  <Pages>11</Pages>
  <Words>3407</Words>
  <Characters>19422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 Zhang</dc:creator>
  <cp:keywords/>
  <dc:description/>
  <cp:lastModifiedBy>Brian Sheil</cp:lastModifiedBy>
  <cp:revision>43</cp:revision>
  <dcterms:created xsi:type="dcterms:W3CDTF">2023-01-10T20:37:00Z</dcterms:created>
  <dcterms:modified xsi:type="dcterms:W3CDTF">2023-01-13T10:51:00Z</dcterms:modified>
</cp:coreProperties>
</file>